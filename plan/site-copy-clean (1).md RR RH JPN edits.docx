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C6469" w:rsidRDefault="001D5FD2">
      <w:pPr>
        <w:pStyle w:val="Heading1"/>
      </w:pPr>
      <w:bookmarkStart w:id="0" w:name="_x0gcash0am2g" w:colFirst="0" w:colLast="0"/>
      <w:bookmarkEnd w:id="0"/>
      <w:r>
        <w:t>LIM 2026 — Site Copy for Review (Clean)</w:t>
      </w:r>
    </w:p>
    <w:p w14:paraId="00000002" w14:textId="77777777" w:rsidR="00EC6469" w:rsidRDefault="001D5FD2">
      <w:r>
        <w:t xml:space="preserve">All customer-facing copy on the site, page by page. Each block is preceded by an ID like </w:t>
      </w:r>
      <w:r>
        <w:rPr>
          <w:rFonts w:ascii="Roboto Mono" w:eastAsia="Roboto Mono" w:hAnsi="Roboto Mono" w:cs="Roboto Mono"/>
          <w:color w:val="188038"/>
        </w:rPr>
        <w:t>[idx-001]</w:t>
      </w:r>
      <w:r>
        <w:t>.</w:t>
      </w:r>
    </w:p>
    <w:p w14:paraId="00000003" w14:textId="77777777" w:rsidR="00EC6469" w:rsidRDefault="00EC6469">
      <w:pPr>
        <w:widowControl w:val="0"/>
        <w:pBdr>
          <w:top w:val="nil"/>
          <w:left w:val="nil"/>
          <w:bottom w:val="nil"/>
          <w:right w:val="nil"/>
          <w:between w:val="nil"/>
        </w:pBdr>
        <w:ind w:left="0"/>
      </w:pPr>
    </w:p>
    <w:p w14:paraId="00000004" w14:textId="77777777" w:rsidR="00EC6469" w:rsidRDefault="001D5FD2">
      <w:pPr>
        <w:pStyle w:val="Heading2"/>
      </w:pPr>
      <w:bookmarkStart w:id="1" w:name="_yvkmwrrltqru" w:colFirst="0" w:colLast="0"/>
      <w:bookmarkEnd w:id="1"/>
      <w:r>
        <w:t>How to make edits</w:t>
      </w:r>
    </w:p>
    <w:p w14:paraId="00000005" w14:textId="77777777" w:rsidR="00EC6469" w:rsidRDefault="001D5FD2">
      <w:pPr>
        <w:numPr>
          <w:ilvl w:val="0"/>
          <w:numId w:val="2"/>
        </w:numPr>
      </w:pPr>
      <w:r>
        <w:rPr>
          <w:b/>
          <w:bCs/>
        </w:rPr>
        <w:t>Do NOT change anything inside square brackets</w:t>
      </w:r>
      <w:r>
        <w:t xml:space="preserve"> like </w:t>
      </w:r>
      <w:r>
        <w:rPr>
          <w:rFonts w:ascii="Roboto Mono" w:eastAsia="Roboto Mono" w:hAnsi="Roboto Mono" w:cs="Roboto Mono"/>
          <w:color w:val="188038"/>
        </w:rPr>
        <w:t>[idx-001]</w:t>
      </w:r>
      <w:r>
        <w:t>. These IDs let us locate each piece of copy back in the source.</w:t>
      </w:r>
    </w:p>
    <w:p w14:paraId="00000006" w14:textId="77777777" w:rsidR="00EC6469" w:rsidRDefault="00EC6469">
      <w:pPr>
        <w:widowControl w:val="0"/>
        <w:pBdr>
          <w:top w:val="nil"/>
          <w:left w:val="nil"/>
          <w:bottom w:val="nil"/>
          <w:right w:val="nil"/>
          <w:between w:val="nil"/>
        </w:pBdr>
      </w:pPr>
    </w:p>
    <w:p w14:paraId="00000007" w14:textId="77777777" w:rsidR="00EC6469" w:rsidRDefault="001D5FD2">
      <w:pPr>
        <w:numPr>
          <w:ilvl w:val="0"/>
          <w:numId w:val="2"/>
        </w:numPr>
      </w:pPr>
      <w:r>
        <w:t>To edit, change the line beneath the ID. Keep the ID exactly as it is.</w:t>
      </w:r>
    </w:p>
    <w:p w14:paraId="00000008" w14:textId="77777777" w:rsidR="00EC6469" w:rsidRDefault="00EC6469">
      <w:pPr>
        <w:widowControl w:val="0"/>
        <w:pBdr>
          <w:top w:val="nil"/>
          <w:left w:val="nil"/>
          <w:bottom w:val="nil"/>
          <w:right w:val="nil"/>
          <w:between w:val="nil"/>
        </w:pBdr>
      </w:pPr>
    </w:p>
    <w:p w14:paraId="00000009" w14:textId="77777777" w:rsidR="00EC6469" w:rsidRDefault="001D5FD2">
      <w:pPr>
        <w:numPr>
          <w:ilvl w:val="0"/>
          <w:numId w:val="2"/>
        </w:numPr>
      </w:pPr>
      <w:r>
        <w:t xml:space="preserve">To delete a block, leave the ID in place and write </w:t>
      </w:r>
      <w:r>
        <w:rPr>
          <w:rFonts w:ascii="Roboto Mono" w:eastAsia="Roboto Mono" w:hAnsi="Roboto Mono" w:cs="Roboto Mono"/>
          <w:color w:val="188038"/>
        </w:rPr>
        <w:t>[DELETE]</w:t>
      </w:r>
      <w:r>
        <w:t xml:space="preserve"> beneath it (or strike it through with track changes).</w:t>
      </w:r>
    </w:p>
    <w:p w14:paraId="0000000A" w14:textId="77777777" w:rsidR="00EC6469" w:rsidRDefault="00EC6469">
      <w:pPr>
        <w:widowControl w:val="0"/>
        <w:pBdr>
          <w:top w:val="nil"/>
          <w:left w:val="nil"/>
          <w:bottom w:val="nil"/>
          <w:right w:val="nil"/>
          <w:between w:val="nil"/>
        </w:pBdr>
      </w:pPr>
    </w:p>
    <w:p w14:paraId="0000000B" w14:textId="77777777" w:rsidR="00EC6469" w:rsidRDefault="001D5FD2">
      <w:pPr>
        <w:numPr>
          <w:ilvl w:val="0"/>
          <w:numId w:val="2"/>
        </w:numPr>
      </w:pPr>
      <w:r>
        <w:t xml:space="preserve">To add a new block in a section, write </w:t>
      </w:r>
      <w:r>
        <w:rPr>
          <w:rFonts w:ascii="Roboto Mono" w:eastAsia="Roboto Mono" w:hAnsi="Roboto Mono" w:cs="Roboto Mono"/>
          <w:color w:val="188038"/>
        </w:rPr>
        <w:t>[NEW]</w:t>
      </w:r>
      <w:r>
        <w:t xml:space="preserve"> on its own line and the new copy beneath. We'll insert it.</w:t>
      </w:r>
    </w:p>
    <w:p w14:paraId="0000000C" w14:textId="77777777" w:rsidR="00EC6469" w:rsidRDefault="00EC6469">
      <w:pPr>
        <w:ind w:left="0"/>
      </w:pPr>
    </w:p>
    <w:p w14:paraId="0000000D" w14:textId="77777777" w:rsidR="00EC6469" w:rsidRDefault="00EC6469">
      <w:pPr>
        <w:widowControl w:val="0"/>
        <w:pBdr>
          <w:top w:val="nil"/>
          <w:left w:val="nil"/>
          <w:bottom w:val="nil"/>
          <w:right w:val="nil"/>
          <w:between w:val="nil"/>
        </w:pBdr>
        <w:ind w:left="0"/>
      </w:pPr>
    </w:p>
    <w:p w14:paraId="0000000E" w14:textId="77777777" w:rsidR="00EC6469" w:rsidRDefault="00000000">
      <w:r>
        <w:pict w14:anchorId="08B8C30E">
          <v:rect id="_x0000_i1025" style="width:0;height:1.5pt" o:hralign="center" o:hrstd="t" o:hr="t" fillcolor="#a0a0a0" stroked="f"/>
        </w:pict>
      </w:r>
    </w:p>
    <w:p w14:paraId="0000000F" w14:textId="77777777" w:rsidR="00EC6469" w:rsidRDefault="00EC6469">
      <w:pPr>
        <w:widowControl w:val="0"/>
        <w:pBdr>
          <w:top w:val="nil"/>
          <w:left w:val="nil"/>
          <w:bottom w:val="nil"/>
          <w:right w:val="nil"/>
          <w:between w:val="nil"/>
        </w:pBdr>
        <w:ind w:left="0"/>
      </w:pPr>
    </w:p>
    <w:p w14:paraId="00000010" w14:textId="77777777" w:rsidR="00EC6469" w:rsidRDefault="001D5FD2">
      <w:pPr>
        <w:pStyle w:val="Heading2"/>
      </w:pPr>
      <w:bookmarkStart w:id="2" w:name="_isg9awlps252" w:colFirst="0" w:colLast="0"/>
      <w:bookmarkEnd w:id="2"/>
      <w:r>
        <w:t>Table of Contents</w:t>
      </w:r>
    </w:p>
    <w:p w14:paraId="00000011" w14:textId="77777777" w:rsidR="00EC6469" w:rsidRDefault="00000000">
      <w:pPr>
        <w:numPr>
          <w:ilvl w:val="0"/>
          <w:numId w:val="1"/>
        </w:numPr>
      </w:pPr>
      <w:hyperlink w:anchor="homepage">
        <w:r w:rsidR="00EC6469">
          <w:rPr>
            <w:color w:val="1155CC"/>
            <w:u w:val="single"/>
          </w:rPr>
          <w:t>Homepage</w:t>
        </w:r>
      </w:hyperlink>
    </w:p>
    <w:p w14:paraId="00000012" w14:textId="77777777" w:rsidR="00EC6469" w:rsidRDefault="00000000">
      <w:pPr>
        <w:numPr>
          <w:ilvl w:val="0"/>
          <w:numId w:val="1"/>
        </w:numPr>
      </w:pPr>
      <w:hyperlink w:anchor="about-lim">
        <w:r w:rsidR="00EC6469">
          <w:rPr>
            <w:color w:val="1155CC"/>
            <w:u w:val="single"/>
          </w:rPr>
          <w:t>About LIM</w:t>
        </w:r>
      </w:hyperlink>
    </w:p>
    <w:p w14:paraId="00000013" w14:textId="77777777" w:rsidR="00EC6469" w:rsidRDefault="00000000">
      <w:pPr>
        <w:numPr>
          <w:ilvl w:val="0"/>
          <w:numId w:val="1"/>
        </w:numPr>
      </w:pPr>
      <w:hyperlink w:anchor="healing-groups">
        <w:r w:rsidR="00EC6469">
          <w:rPr>
            <w:color w:val="1155CC"/>
            <w:u w:val="single"/>
          </w:rPr>
          <w:t>Healing Groups</w:t>
        </w:r>
      </w:hyperlink>
    </w:p>
    <w:p w14:paraId="00000014" w14:textId="77777777" w:rsidR="00EC6469" w:rsidRDefault="00000000">
      <w:pPr>
        <w:numPr>
          <w:ilvl w:val="0"/>
          <w:numId w:val="1"/>
        </w:numPr>
      </w:pPr>
      <w:hyperlink w:anchor="blog-i-can-do-all-things-philippians">
        <w:r w:rsidR="00EC6469">
          <w:rPr>
            <w:color w:val="1155CC"/>
            <w:u w:val="single"/>
          </w:rPr>
          <w:t>Blog: I Can Do All Things (Philippians)</w:t>
        </w:r>
      </w:hyperlink>
    </w:p>
    <w:p w14:paraId="00000015" w14:textId="77777777" w:rsidR="00EC6469" w:rsidRDefault="00000000">
      <w:pPr>
        <w:numPr>
          <w:ilvl w:val="0"/>
          <w:numId w:val="1"/>
        </w:numPr>
      </w:pPr>
      <w:hyperlink w:anchor="blog-the-choice">
        <w:r w:rsidR="00EC6469">
          <w:rPr>
            <w:color w:val="1155CC"/>
            <w:u w:val="single"/>
          </w:rPr>
          <w:t>Blog: The Choice</w:t>
        </w:r>
      </w:hyperlink>
    </w:p>
    <w:p w14:paraId="00000016" w14:textId="77777777" w:rsidR="00EC6469" w:rsidRDefault="00000000">
      <w:pPr>
        <w:numPr>
          <w:ilvl w:val="0"/>
          <w:numId w:val="1"/>
        </w:numPr>
      </w:pPr>
      <w:hyperlink w:anchor="blog-discovering-identity-bev">
        <w:r w:rsidR="00EC6469">
          <w:rPr>
            <w:color w:val="1155CC"/>
            <w:u w:val="single"/>
          </w:rPr>
          <w:t>Blog: Discovering Identity (Bev)</w:t>
        </w:r>
      </w:hyperlink>
    </w:p>
    <w:p w14:paraId="00000017" w14:textId="77777777" w:rsidR="00EC6469" w:rsidRDefault="00000000">
      <w:pPr>
        <w:numPr>
          <w:ilvl w:val="0"/>
          <w:numId w:val="1"/>
        </w:numPr>
      </w:pPr>
      <w:hyperlink w:anchor="blog-military-healing-group-march-2026">
        <w:r w:rsidR="00EC6469">
          <w:rPr>
            <w:color w:val="1155CC"/>
            <w:u w:val="single"/>
          </w:rPr>
          <w:t>Blog: Military Healing Group (March 2026)</w:t>
        </w:r>
      </w:hyperlink>
    </w:p>
    <w:p w14:paraId="00000018" w14:textId="77777777" w:rsidR="00EC6469" w:rsidRDefault="00EC6469">
      <w:pPr>
        <w:widowControl w:val="0"/>
        <w:pBdr>
          <w:top w:val="nil"/>
          <w:left w:val="nil"/>
          <w:bottom w:val="nil"/>
          <w:right w:val="nil"/>
          <w:between w:val="nil"/>
        </w:pBdr>
        <w:ind w:left="0"/>
      </w:pPr>
    </w:p>
    <w:p w14:paraId="00000019" w14:textId="77777777" w:rsidR="00EC6469" w:rsidRDefault="00000000">
      <w:r>
        <w:pict w14:anchorId="7A12B5D5">
          <v:rect id="_x0000_i1026" style="width:0;height:1.5pt" o:hralign="center" o:hrstd="t" o:hr="t" fillcolor="#a0a0a0" stroked="f"/>
        </w:pict>
      </w:r>
    </w:p>
    <w:p w14:paraId="0000001A" w14:textId="77777777" w:rsidR="00EC6469" w:rsidRDefault="00EC6469">
      <w:pPr>
        <w:widowControl w:val="0"/>
        <w:pBdr>
          <w:top w:val="nil"/>
          <w:left w:val="nil"/>
          <w:bottom w:val="nil"/>
          <w:right w:val="nil"/>
          <w:between w:val="nil"/>
        </w:pBdr>
        <w:ind w:left="0"/>
      </w:pPr>
    </w:p>
    <w:p w14:paraId="0000001B" w14:textId="77777777" w:rsidR="00EC6469" w:rsidRDefault="001D5FD2">
      <w:pPr>
        <w:pStyle w:val="Heading2"/>
      </w:pPr>
      <w:bookmarkStart w:id="3" w:name="_pvp4a6eef59u" w:colFirst="0" w:colLast="0"/>
      <w:bookmarkEnd w:id="3"/>
      <w:r>
        <w:lastRenderedPageBreak/>
        <w:t>Homepage</w:t>
      </w:r>
    </w:p>
    <w:p w14:paraId="0000001C" w14:textId="77777777" w:rsidR="00EC6469" w:rsidRDefault="001D5FD2">
      <w:pPr>
        <w:pStyle w:val="Heading3"/>
      </w:pPr>
      <w:bookmarkStart w:id="4" w:name="_u686gw64njys" w:colFirst="0" w:colLast="0"/>
      <w:bookmarkEnd w:id="4"/>
      <w:r>
        <w:t>SEO &amp; Browser</w:t>
      </w:r>
    </w:p>
    <w:p w14:paraId="0000001D" w14:textId="77777777" w:rsidR="00EC6469" w:rsidRDefault="001D5FD2">
      <w:r>
        <w:t>[idx-meta-title]</w:t>
      </w:r>
    </w:p>
    <w:p w14:paraId="0000001E" w14:textId="77777777" w:rsidR="00EC6469" w:rsidRDefault="00EC6469">
      <w:pPr>
        <w:widowControl w:val="0"/>
        <w:pBdr>
          <w:top w:val="nil"/>
          <w:left w:val="nil"/>
          <w:bottom w:val="nil"/>
          <w:right w:val="nil"/>
          <w:between w:val="nil"/>
        </w:pBdr>
        <w:ind w:left="0"/>
      </w:pPr>
    </w:p>
    <w:p w14:paraId="0000001F" w14:textId="77777777" w:rsidR="00EC6469" w:rsidRDefault="001D5FD2">
      <w:r>
        <w:t>Lutheran Indian Ministries — Where Faith Meets Culture and Tradition</w:t>
      </w:r>
    </w:p>
    <w:p w14:paraId="00000020" w14:textId="77777777" w:rsidR="00EC6469" w:rsidRDefault="00EC6469">
      <w:pPr>
        <w:widowControl w:val="0"/>
        <w:pBdr>
          <w:top w:val="nil"/>
          <w:left w:val="nil"/>
          <w:bottom w:val="nil"/>
          <w:right w:val="nil"/>
          <w:between w:val="nil"/>
        </w:pBdr>
        <w:ind w:left="0"/>
      </w:pPr>
    </w:p>
    <w:p w14:paraId="00000021" w14:textId="77777777" w:rsidR="00EC6469" w:rsidRDefault="001D5FD2">
      <w:r>
        <w:t>[idx-meta-desc]</w:t>
      </w:r>
    </w:p>
    <w:p w14:paraId="00000022" w14:textId="77777777" w:rsidR="00EC6469" w:rsidRDefault="00EC6469">
      <w:pPr>
        <w:widowControl w:val="0"/>
        <w:pBdr>
          <w:top w:val="nil"/>
          <w:left w:val="nil"/>
          <w:bottom w:val="nil"/>
          <w:right w:val="nil"/>
          <w:between w:val="nil"/>
        </w:pBdr>
        <w:ind w:left="0"/>
      </w:pPr>
    </w:p>
    <w:p w14:paraId="00000023" w14:textId="77777777" w:rsidR="00EC6469" w:rsidRDefault="001D5FD2">
      <w:r>
        <w:t>Lutheran Indian Ministries is a Native-led ministry proclaiming the Gospel, discipling Native leaders, and healing generations of trauma across 575 tribal communities.</w:t>
      </w:r>
    </w:p>
    <w:p w14:paraId="00000024" w14:textId="77777777" w:rsidR="00EC6469" w:rsidRDefault="00EC6469">
      <w:pPr>
        <w:widowControl w:val="0"/>
        <w:pBdr>
          <w:top w:val="nil"/>
          <w:left w:val="nil"/>
          <w:bottom w:val="nil"/>
          <w:right w:val="nil"/>
          <w:between w:val="nil"/>
        </w:pBdr>
        <w:ind w:left="0"/>
      </w:pPr>
    </w:p>
    <w:p w14:paraId="00000025" w14:textId="77777777" w:rsidR="00EC6469" w:rsidRDefault="001D5FD2">
      <w:pPr>
        <w:pStyle w:val="Heading3"/>
      </w:pPr>
      <w:bookmarkStart w:id="5" w:name="_zgbwyoj54mxh" w:colFirst="0" w:colLast="0"/>
      <w:bookmarkEnd w:id="5"/>
      <w:r>
        <w:t>Nav — Main Navigation</w:t>
      </w:r>
    </w:p>
    <w:p w14:paraId="00000026" w14:textId="77777777" w:rsidR="00EC6469" w:rsidRDefault="001D5FD2">
      <w:r>
        <w:t>[idx-001]</w:t>
      </w:r>
    </w:p>
    <w:p w14:paraId="00000027" w14:textId="77777777" w:rsidR="00EC6469" w:rsidRDefault="00EC6469">
      <w:pPr>
        <w:widowControl w:val="0"/>
        <w:pBdr>
          <w:top w:val="nil"/>
          <w:left w:val="nil"/>
          <w:bottom w:val="nil"/>
          <w:right w:val="nil"/>
          <w:between w:val="nil"/>
        </w:pBdr>
        <w:ind w:left="0"/>
      </w:pPr>
    </w:p>
    <w:p w14:paraId="00000028" w14:textId="77777777" w:rsidR="00EC6469" w:rsidRDefault="001D5FD2">
      <w:r>
        <w:t>About</w:t>
      </w:r>
    </w:p>
    <w:p w14:paraId="00000029" w14:textId="77777777" w:rsidR="00EC6469" w:rsidRDefault="00EC6469">
      <w:pPr>
        <w:widowControl w:val="0"/>
        <w:pBdr>
          <w:top w:val="nil"/>
          <w:left w:val="nil"/>
          <w:bottom w:val="nil"/>
          <w:right w:val="nil"/>
          <w:between w:val="nil"/>
        </w:pBdr>
        <w:ind w:left="0"/>
      </w:pPr>
    </w:p>
    <w:p w14:paraId="0000002A" w14:textId="77777777" w:rsidR="00EC6469" w:rsidRDefault="001D5FD2">
      <w:r>
        <w:t>[idx-002]</w:t>
      </w:r>
    </w:p>
    <w:p w14:paraId="0000002B" w14:textId="77777777" w:rsidR="00EC6469" w:rsidRDefault="00EC6469">
      <w:pPr>
        <w:widowControl w:val="0"/>
        <w:pBdr>
          <w:top w:val="nil"/>
          <w:left w:val="nil"/>
          <w:bottom w:val="nil"/>
          <w:right w:val="nil"/>
          <w:between w:val="nil"/>
        </w:pBdr>
        <w:ind w:left="0"/>
      </w:pPr>
    </w:p>
    <w:p w14:paraId="0000002C" w14:textId="77777777" w:rsidR="00EC6469" w:rsidRDefault="001D5FD2">
      <w:r>
        <w:t>Mission &amp; Vision</w:t>
      </w:r>
    </w:p>
    <w:p w14:paraId="0000002D" w14:textId="77777777" w:rsidR="00EC6469" w:rsidRDefault="00EC6469">
      <w:pPr>
        <w:widowControl w:val="0"/>
        <w:pBdr>
          <w:top w:val="nil"/>
          <w:left w:val="nil"/>
          <w:bottom w:val="nil"/>
          <w:right w:val="nil"/>
          <w:between w:val="nil"/>
        </w:pBdr>
        <w:ind w:left="0"/>
      </w:pPr>
    </w:p>
    <w:p w14:paraId="0000002E" w14:textId="77777777" w:rsidR="00EC6469" w:rsidRDefault="001D5FD2">
      <w:r>
        <w:t>[idx-003]</w:t>
      </w:r>
    </w:p>
    <w:p w14:paraId="0000002F" w14:textId="77777777" w:rsidR="00EC6469" w:rsidRDefault="00EC6469">
      <w:pPr>
        <w:widowControl w:val="0"/>
        <w:pBdr>
          <w:top w:val="nil"/>
          <w:left w:val="nil"/>
          <w:bottom w:val="nil"/>
          <w:right w:val="nil"/>
          <w:between w:val="nil"/>
        </w:pBdr>
        <w:ind w:left="0"/>
      </w:pPr>
    </w:p>
    <w:p w14:paraId="00000030" w14:textId="77777777" w:rsidR="00EC6469" w:rsidRDefault="001D5FD2">
      <w:r>
        <w:t>Who We Are</w:t>
      </w:r>
    </w:p>
    <w:p w14:paraId="00000031" w14:textId="77777777" w:rsidR="00EC6469" w:rsidRDefault="00EC6469">
      <w:pPr>
        <w:widowControl w:val="0"/>
        <w:pBdr>
          <w:top w:val="nil"/>
          <w:left w:val="nil"/>
          <w:bottom w:val="nil"/>
          <w:right w:val="nil"/>
          <w:between w:val="nil"/>
        </w:pBdr>
        <w:ind w:left="0"/>
      </w:pPr>
    </w:p>
    <w:p w14:paraId="00000032" w14:textId="77777777" w:rsidR="00EC6469" w:rsidRDefault="001D5FD2">
      <w:r>
        <w:t>[idx-004]</w:t>
      </w:r>
    </w:p>
    <w:p w14:paraId="00000033" w14:textId="77777777" w:rsidR="00EC6469" w:rsidRDefault="00EC6469">
      <w:pPr>
        <w:widowControl w:val="0"/>
        <w:pBdr>
          <w:top w:val="nil"/>
          <w:left w:val="nil"/>
          <w:bottom w:val="nil"/>
          <w:right w:val="nil"/>
          <w:between w:val="nil"/>
        </w:pBdr>
        <w:ind w:left="0"/>
      </w:pPr>
    </w:p>
    <w:p w14:paraId="00000034" w14:textId="77777777" w:rsidR="00EC6469" w:rsidRDefault="001D5FD2">
      <w:r>
        <w:t>Our Team</w:t>
      </w:r>
    </w:p>
    <w:p w14:paraId="00000035" w14:textId="77777777" w:rsidR="00EC6469" w:rsidRDefault="00EC6469">
      <w:pPr>
        <w:widowControl w:val="0"/>
        <w:pBdr>
          <w:top w:val="nil"/>
          <w:left w:val="nil"/>
          <w:bottom w:val="nil"/>
          <w:right w:val="nil"/>
          <w:between w:val="nil"/>
        </w:pBdr>
        <w:ind w:left="0"/>
      </w:pPr>
    </w:p>
    <w:p w14:paraId="00000036" w14:textId="77777777" w:rsidR="00EC6469" w:rsidRDefault="001D5FD2">
      <w:r>
        <w:t>[idx-005]</w:t>
      </w:r>
    </w:p>
    <w:p w14:paraId="00000037" w14:textId="77777777" w:rsidR="00EC6469" w:rsidRDefault="00EC6469">
      <w:pPr>
        <w:widowControl w:val="0"/>
        <w:pBdr>
          <w:top w:val="nil"/>
          <w:left w:val="nil"/>
          <w:bottom w:val="nil"/>
          <w:right w:val="nil"/>
          <w:between w:val="nil"/>
        </w:pBdr>
        <w:ind w:left="0"/>
      </w:pPr>
    </w:p>
    <w:p w14:paraId="00000038" w14:textId="77777777" w:rsidR="00EC6469" w:rsidRDefault="001D5FD2">
      <w:r>
        <w:t>Stories</w:t>
      </w:r>
    </w:p>
    <w:p w14:paraId="00000039" w14:textId="77777777" w:rsidR="00EC6469" w:rsidRDefault="00EC6469">
      <w:pPr>
        <w:widowControl w:val="0"/>
        <w:pBdr>
          <w:top w:val="nil"/>
          <w:left w:val="nil"/>
          <w:bottom w:val="nil"/>
          <w:right w:val="nil"/>
          <w:between w:val="nil"/>
        </w:pBdr>
        <w:ind w:left="0"/>
      </w:pPr>
    </w:p>
    <w:p w14:paraId="0000003A" w14:textId="77777777" w:rsidR="00EC6469" w:rsidRDefault="001D5FD2">
      <w:r>
        <w:t>[idx-006]</w:t>
      </w:r>
    </w:p>
    <w:p w14:paraId="0000003B" w14:textId="77777777" w:rsidR="00EC6469" w:rsidRDefault="00EC6469">
      <w:pPr>
        <w:widowControl w:val="0"/>
        <w:pBdr>
          <w:top w:val="nil"/>
          <w:left w:val="nil"/>
          <w:bottom w:val="nil"/>
          <w:right w:val="nil"/>
          <w:between w:val="nil"/>
        </w:pBdr>
        <w:ind w:left="0"/>
      </w:pPr>
    </w:p>
    <w:p w14:paraId="0000003C" w14:textId="77777777" w:rsidR="00EC6469" w:rsidRDefault="001D5FD2">
      <w:r>
        <w:lastRenderedPageBreak/>
        <w:t>What We Do</w:t>
      </w:r>
    </w:p>
    <w:p w14:paraId="0000003D" w14:textId="77777777" w:rsidR="00EC6469" w:rsidRDefault="00EC6469">
      <w:pPr>
        <w:widowControl w:val="0"/>
        <w:pBdr>
          <w:top w:val="nil"/>
          <w:left w:val="nil"/>
          <w:bottom w:val="nil"/>
          <w:right w:val="nil"/>
          <w:between w:val="nil"/>
        </w:pBdr>
        <w:ind w:left="0"/>
      </w:pPr>
    </w:p>
    <w:p w14:paraId="0000003E" w14:textId="77777777" w:rsidR="00EC6469" w:rsidRDefault="001D5FD2">
      <w:r>
        <w:t>[idx-007]</w:t>
      </w:r>
    </w:p>
    <w:p w14:paraId="0000003F" w14:textId="77777777" w:rsidR="00EC6469" w:rsidRDefault="00EC6469">
      <w:pPr>
        <w:widowControl w:val="0"/>
        <w:pBdr>
          <w:top w:val="nil"/>
          <w:left w:val="nil"/>
          <w:bottom w:val="nil"/>
          <w:right w:val="nil"/>
          <w:between w:val="nil"/>
        </w:pBdr>
        <w:ind w:left="0"/>
      </w:pPr>
    </w:p>
    <w:p w14:paraId="00000040" w14:textId="77777777" w:rsidR="00EC6469" w:rsidRDefault="001D5FD2">
      <w:r>
        <w:t>Healing Groups</w:t>
      </w:r>
    </w:p>
    <w:p w14:paraId="00000041" w14:textId="77777777" w:rsidR="00EC6469" w:rsidRDefault="00EC6469">
      <w:pPr>
        <w:widowControl w:val="0"/>
        <w:pBdr>
          <w:top w:val="nil"/>
          <w:left w:val="nil"/>
          <w:bottom w:val="nil"/>
          <w:right w:val="nil"/>
          <w:between w:val="nil"/>
        </w:pBdr>
        <w:ind w:left="0"/>
      </w:pPr>
    </w:p>
    <w:p w14:paraId="00000042" w14:textId="77777777" w:rsidR="00EC6469" w:rsidRDefault="001D5FD2">
      <w:r>
        <w:t>[idx-008]</w:t>
      </w:r>
    </w:p>
    <w:p w14:paraId="00000043" w14:textId="77777777" w:rsidR="00EC6469" w:rsidRDefault="00EC6469">
      <w:pPr>
        <w:widowControl w:val="0"/>
        <w:pBdr>
          <w:top w:val="nil"/>
          <w:left w:val="nil"/>
          <w:bottom w:val="nil"/>
          <w:right w:val="nil"/>
          <w:between w:val="nil"/>
        </w:pBdr>
        <w:ind w:left="0"/>
      </w:pPr>
    </w:p>
    <w:p w14:paraId="00000044" w14:textId="77777777" w:rsidR="00EC6469" w:rsidRDefault="001D5FD2">
      <w:r>
        <w:t>Find a Group</w:t>
      </w:r>
    </w:p>
    <w:p w14:paraId="00000045" w14:textId="77777777" w:rsidR="00EC6469" w:rsidRDefault="00EC6469">
      <w:pPr>
        <w:widowControl w:val="0"/>
        <w:pBdr>
          <w:top w:val="nil"/>
          <w:left w:val="nil"/>
          <w:bottom w:val="nil"/>
          <w:right w:val="nil"/>
          <w:between w:val="nil"/>
        </w:pBdr>
        <w:ind w:left="0"/>
      </w:pPr>
    </w:p>
    <w:p w14:paraId="00000046" w14:textId="77777777" w:rsidR="00EC6469" w:rsidRDefault="001D5FD2">
      <w:r>
        <w:t>[idx-009]</w:t>
      </w:r>
    </w:p>
    <w:p w14:paraId="00000047" w14:textId="77777777" w:rsidR="00EC6469" w:rsidRDefault="00EC6469">
      <w:pPr>
        <w:widowControl w:val="0"/>
        <w:pBdr>
          <w:top w:val="nil"/>
          <w:left w:val="nil"/>
          <w:bottom w:val="nil"/>
          <w:right w:val="nil"/>
          <w:between w:val="nil"/>
        </w:pBdr>
        <w:ind w:left="0"/>
      </w:pPr>
    </w:p>
    <w:p w14:paraId="00000048" w14:textId="77777777" w:rsidR="00EC6469" w:rsidRDefault="001D5FD2">
      <w:r>
        <w:t xml:space="preserve">Haskell LIGHT </w:t>
      </w:r>
    </w:p>
    <w:p w14:paraId="00000049" w14:textId="77777777" w:rsidR="00EC6469" w:rsidRDefault="00EC6469">
      <w:pPr>
        <w:widowControl w:val="0"/>
        <w:pBdr>
          <w:top w:val="nil"/>
          <w:left w:val="nil"/>
          <w:bottom w:val="nil"/>
          <w:right w:val="nil"/>
          <w:between w:val="nil"/>
        </w:pBdr>
        <w:ind w:left="0"/>
      </w:pPr>
    </w:p>
    <w:p w14:paraId="0000004A" w14:textId="77777777" w:rsidR="00EC6469" w:rsidRDefault="001D5FD2">
      <w:r>
        <w:t>[idx-010]</w:t>
      </w:r>
    </w:p>
    <w:p w14:paraId="0000004B" w14:textId="77777777" w:rsidR="00EC6469" w:rsidRDefault="00EC6469">
      <w:pPr>
        <w:widowControl w:val="0"/>
        <w:pBdr>
          <w:top w:val="nil"/>
          <w:left w:val="nil"/>
          <w:bottom w:val="nil"/>
          <w:right w:val="nil"/>
          <w:between w:val="nil"/>
        </w:pBdr>
        <w:ind w:left="0"/>
      </w:pPr>
    </w:p>
    <w:p w14:paraId="0000004C" w14:textId="77777777" w:rsidR="00EC6469" w:rsidRDefault="001D5FD2">
      <w:r>
        <w:t>Stories</w:t>
      </w:r>
    </w:p>
    <w:p w14:paraId="0000004D" w14:textId="77777777" w:rsidR="00EC6469" w:rsidRDefault="00EC6469">
      <w:pPr>
        <w:widowControl w:val="0"/>
        <w:pBdr>
          <w:top w:val="nil"/>
          <w:left w:val="nil"/>
          <w:bottom w:val="nil"/>
          <w:right w:val="nil"/>
          <w:between w:val="nil"/>
        </w:pBdr>
        <w:ind w:left="0"/>
      </w:pPr>
    </w:p>
    <w:p w14:paraId="0000004E" w14:textId="77777777" w:rsidR="00EC6469" w:rsidRDefault="001D5FD2">
      <w:r>
        <w:t>[idx-011]</w:t>
      </w:r>
    </w:p>
    <w:p w14:paraId="0000004F" w14:textId="77777777" w:rsidR="00EC6469" w:rsidRDefault="00EC6469">
      <w:pPr>
        <w:widowControl w:val="0"/>
        <w:pBdr>
          <w:top w:val="nil"/>
          <w:left w:val="nil"/>
          <w:bottom w:val="nil"/>
          <w:right w:val="nil"/>
          <w:between w:val="nil"/>
        </w:pBdr>
        <w:ind w:left="0"/>
      </w:pPr>
    </w:p>
    <w:p w14:paraId="00000050" w14:textId="77777777" w:rsidR="00EC6469" w:rsidRDefault="001D5FD2">
      <w:r>
        <w:t>Videos</w:t>
      </w:r>
    </w:p>
    <w:p w14:paraId="00000051" w14:textId="77777777" w:rsidR="00EC6469" w:rsidRDefault="00EC6469">
      <w:pPr>
        <w:widowControl w:val="0"/>
        <w:pBdr>
          <w:top w:val="nil"/>
          <w:left w:val="nil"/>
          <w:bottom w:val="nil"/>
          <w:right w:val="nil"/>
          <w:between w:val="nil"/>
        </w:pBdr>
        <w:ind w:left="0"/>
      </w:pPr>
    </w:p>
    <w:p w14:paraId="00000052" w14:textId="77777777" w:rsidR="00EC6469" w:rsidRDefault="001D5FD2">
      <w:r>
        <w:t>[idx-012]</w:t>
      </w:r>
    </w:p>
    <w:p w14:paraId="00000053" w14:textId="77777777" w:rsidR="00EC6469" w:rsidRDefault="00EC6469">
      <w:pPr>
        <w:widowControl w:val="0"/>
        <w:pBdr>
          <w:top w:val="nil"/>
          <w:left w:val="nil"/>
          <w:bottom w:val="nil"/>
          <w:right w:val="nil"/>
          <w:between w:val="nil"/>
        </w:pBdr>
        <w:ind w:left="0"/>
      </w:pPr>
    </w:p>
    <w:p w14:paraId="00000054" w14:textId="77777777" w:rsidR="00EC6469" w:rsidRDefault="001D5FD2">
      <w:r>
        <w:t>Blog</w:t>
      </w:r>
    </w:p>
    <w:p w14:paraId="00000055" w14:textId="77777777" w:rsidR="00EC6469" w:rsidRDefault="00EC6469">
      <w:pPr>
        <w:widowControl w:val="0"/>
        <w:pBdr>
          <w:top w:val="nil"/>
          <w:left w:val="nil"/>
          <w:bottom w:val="nil"/>
          <w:right w:val="nil"/>
          <w:between w:val="nil"/>
        </w:pBdr>
        <w:ind w:left="0"/>
      </w:pPr>
    </w:p>
    <w:p w14:paraId="00000056" w14:textId="77777777" w:rsidR="00EC6469" w:rsidRDefault="001D5FD2">
      <w:r>
        <w:t>[idx-013]</w:t>
      </w:r>
    </w:p>
    <w:p w14:paraId="00000057" w14:textId="77777777" w:rsidR="00EC6469" w:rsidRDefault="00EC6469">
      <w:pPr>
        <w:widowControl w:val="0"/>
        <w:pBdr>
          <w:top w:val="nil"/>
          <w:left w:val="nil"/>
          <w:bottom w:val="nil"/>
          <w:right w:val="nil"/>
          <w:between w:val="nil"/>
        </w:pBdr>
        <w:ind w:left="0"/>
      </w:pPr>
    </w:p>
    <w:p w14:paraId="00000058" w14:textId="77777777" w:rsidR="00EC6469" w:rsidRDefault="001D5FD2">
      <w:r>
        <w:t>Donate</w:t>
      </w:r>
    </w:p>
    <w:p w14:paraId="00000059" w14:textId="77777777" w:rsidR="00EC6469" w:rsidRDefault="00EC6469">
      <w:pPr>
        <w:widowControl w:val="0"/>
        <w:pBdr>
          <w:top w:val="nil"/>
          <w:left w:val="nil"/>
          <w:bottom w:val="nil"/>
          <w:right w:val="nil"/>
          <w:between w:val="nil"/>
        </w:pBdr>
        <w:ind w:left="0"/>
      </w:pPr>
    </w:p>
    <w:p w14:paraId="0000005A" w14:textId="77777777" w:rsidR="00EC6469" w:rsidRDefault="001D5FD2">
      <w:pPr>
        <w:pStyle w:val="Heading3"/>
      </w:pPr>
      <w:bookmarkStart w:id="6" w:name="_ufeblju24pph" w:colFirst="0" w:colLast="0"/>
      <w:bookmarkEnd w:id="6"/>
      <w:r>
        <w:t>Hero</w:t>
      </w:r>
    </w:p>
    <w:p w14:paraId="0000005B" w14:textId="77777777" w:rsidR="00EC6469" w:rsidRDefault="001D5FD2">
      <w:r>
        <w:t>[idx-014]</w:t>
      </w:r>
    </w:p>
    <w:p w14:paraId="0000005C" w14:textId="77777777" w:rsidR="00EC6469" w:rsidRDefault="00EC6469">
      <w:pPr>
        <w:widowControl w:val="0"/>
        <w:pBdr>
          <w:top w:val="nil"/>
          <w:left w:val="nil"/>
          <w:bottom w:val="nil"/>
          <w:right w:val="nil"/>
          <w:between w:val="nil"/>
        </w:pBdr>
        <w:ind w:left="0"/>
      </w:pPr>
    </w:p>
    <w:p w14:paraId="0000005D" w14:textId="77777777" w:rsidR="00EC6469" w:rsidRDefault="001D5FD2">
      <w:r>
        <w:t>Where Faith Meets Culture and Tradition.  Where Christ-Centered Healing Begins.</w:t>
      </w:r>
    </w:p>
    <w:p w14:paraId="0000005E" w14:textId="77777777" w:rsidR="00EC6469" w:rsidRDefault="00EC6469">
      <w:pPr>
        <w:widowControl w:val="0"/>
        <w:pBdr>
          <w:top w:val="nil"/>
          <w:left w:val="nil"/>
          <w:bottom w:val="nil"/>
          <w:right w:val="nil"/>
          <w:between w:val="nil"/>
        </w:pBdr>
        <w:ind w:left="0"/>
      </w:pPr>
    </w:p>
    <w:p w14:paraId="0000005F" w14:textId="77777777" w:rsidR="00EC6469" w:rsidRDefault="001D5FD2">
      <w:r>
        <w:t>[idx-015]</w:t>
      </w:r>
    </w:p>
    <w:p w14:paraId="00000060" w14:textId="77777777" w:rsidR="00EC6469" w:rsidRDefault="00EC6469">
      <w:pPr>
        <w:widowControl w:val="0"/>
        <w:pBdr>
          <w:top w:val="nil"/>
          <w:left w:val="nil"/>
          <w:bottom w:val="nil"/>
          <w:right w:val="nil"/>
          <w:between w:val="nil"/>
        </w:pBdr>
        <w:ind w:left="0"/>
      </w:pPr>
    </w:p>
    <w:p w14:paraId="00000061" w14:textId="77777777" w:rsidR="00EC6469" w:rsidRDefault="001D5FD2">
      <w:r>
        <w:t>A Native-led ministry sharing the Gospel, training leaders, and healing generations of trauma across 575 tribal communities.</w:t>
      </w:r>
    </w:p>
    <w:p w14:paraId="00000062" w14:textId="77777777" w:rsidR="00EC6469" w:rsidRDefault="00EC6469">
      <w:pPr>
        <w:widowControl w:val="0"/>
        <w:pBdr>
          <w:top w:val="nil"/>
          <w:left w:val="nil"/>
          <w:bottom w:val="nil"/>
          <w:right w:val="nil"/>
          <w:between w:val="nil"/>
        </w:pBdr>
        <w:ind w:left="0"/>
      </w:pPr>
    </w:p>
    <w:p w14:paraId="00000063" w14:textId="77777777" w:rsidR="00EC6469" w:rsidRDefault="001D5FD2">
      <w:r>
        <w:t>[idx-016]</w:t>
      </w:r>
    </w:p>
    <w:p w14:paraId="00000064" w14:textId="77777777" w:rsidR="00EC6469" w:rsidRDefault="00EC6469">
      <w:pPr>
        <w:widowControl w:val="0"/>
        <w:pBdr>
          <w:top w:val="nil"/>
          <w:left w:val="nil"/>
          <w:bottom w:val="nil"/>
          <w:right w:val="nil"/>
          <w:between w:val="nil"/>
        </w:pBdr>
        <w:ind w:left="0"/>
      </w:pPr>
    </w:p>
    <w:p w14:paraId="00000065" w14:textId="77777777" w:rsidR="00EC6469" w:rsidRDefault="001D5FD2">
      <w:r>
        <w:t>Find a Healing Group</w:t>
      </w:r>
    </w:p>
    <w:p w14:paraId="00000066" w14:textId="77777777" w:rsidR="00EC6469" w:rsidRDefault="00EC6469">
      <w:pPr>
        <w:widowControl w:val="0"/>
        <w:pBdr>
          <w:top w:val="nil"/>
          <w:left w:val="nil"/>
          <w:bottom w:val="nil"/>
          <w:right w:val="nil"/>
          <w:between w:val="nil"/>
        </w:pBdr>
        <w:ind w:left="0"/>
      </w:pPr>
    </w:p>
    <w:p w14:paraId="00000067" w14:textId="77777777" w:rsidR="00EC6469" w:rsidRDefault="001D5FD2">
      <w:r>
        <w:t>[idx-017]</w:t>
      </w:r>
    </w:p>
    <w:p w14:paraId="00000068" w14:textId="77777777" w:rsidR="00EC6469" w:rsidRDefault="00EC6469">
      <w:pPr>
        <w:widowControl w:val="0"/>
        <w:pBdr>
          <w:top w:val="nil"/>
          <w:left w:val="nil"/>
          <w:bottom w:val="nil"/>
          <w:right w:val="nil"/>
          <w:between w:val="nil"/>
        </w:pBdr>
        <w:ind w:left="0"/>
      </w:pPr>
    </w:p>
    <w:p w14:paraId="00000069" w14:textId="77777777" w:rsidR="00EC6469" w:rsidRDefault="001D5FD2">
      <w:r>
        <w:t>Partner With Us</w:t>
      </w:r>
    </w:p>
    <w:p w14:paraId="0000006A" w14:textId="77777777" w:rsidR="00EC6469" w:rsidRDefault="00EC6469">
      <w:pPr>
        <w:widowControl w:val="0"/>
        <w:pBdr>
          <w:top w:val="nil"/>
          <w:left w:val="nil"/>
          <w:bottom w:val="nil"/>
          <w:right w:val="nil"/>
          <w:between w:val="nil"/>
        </w:pBdr>
        <w:ind w:left="0"/>
      </w:pPr>
    </w:p>
    <w:p w14:paraId="0000006B" w14:textId="77777777" w:rsidR="00EC6469" w:rsidRDefault="001D5FD2">
      <w:r>
        <w:t>[idx-018]</w:t>
      </w:r>
    </w:p>
    <w:p w14:paraId="0000006C" w14:textId="77777777" w:rsidR="00EC6469" w:rsidRDefault="00EC6469">
      <w:pPr>
        <w:widowControl w:val="0"/>
        <w:pBdr>
          <w:top w:val="nil"/>
          <w:left w:val="nil"/>
          <w:bottom w:val="nil"/>
          <w:right w:val="nil"/>
          <w:between w:val="nil"/>
        </w:pBdr>
        <w:ind w:left="0"/>
      </w:pPr>
    </w:p>
    <w:p w14:paraId="0000006D" w14:textId="77777777" w:rsidR="00EC6469" w:rsidRDefault="001D5FD2">
      <w:r>
        <w:t>Watch Our Story</w:t>
      </w:r>
    </w:p>
    <w:p w14:paraId="0000006E" w14:textId="77777777" w:rsidR="00EC6469" w:rsidRDefault="00EC6469">
      <w:pPr>
        <w:widowControl w:val="0"/>
        <w:pBdr>
          <w:top w:val="nil"/>
          <w:left w:val="nil"/>
          <w:bottom w:val="nil"/>
          <w:right w:val="nil"/>
          <w:between w:val="nil"/>
        </w:pBdr>
        <w:ind w:left="0"/>
      </w:pPr>
    </w:p>
    <w:p w14:paraId="0000006F" w14:textId="77777777" w:rsidR="00EC6469" w:rsidRDefault="001D5FD2">
      <w:pPr>
        <w:pStyle w:val="Heading3"/>
      </w:pPr>
      <w:bookmarkStart w:id="7" w:name="_n3suz1yedus" w:colFirst="0" w:colLast="0"/>
      <w:bookmarkEnd w:id="7"/>
      <w:r>
        <w:t>About LIM</w:t>
      </w:r>
    </w:p>
    <w:p w14:paraId="00000070" w14:textId="77777777" w:rsidR="00EC6469" w:rsidRDefault="001D5FD2">
      <w:r>
        <w:t>[idx-019]</w:t>
      </w:r>
    </w:p>
    <w:p w14:paraId="00000071" w14:textId="77777777" w:rsidR="00EC6469" w:rsidRDefault="00EC6469">
      <w:pPr>
        <w:widowControl w:val="0"/>
        <w:pBdr>
          <w:top w:val="nil"/>
          <w:left w:val="nil"/>
          <w:bottom w:val="nil"/>
          <w:right w:val="nil"/>
          <w:between w:val="nil"/>
        </w:pBdr>
        <w:ind w:left="0"/>
      </w:pPr>
    </w:p>
    <w:p w14:paraId="00000072" w14:textId="77777777" w:rsidR="00EC6469" w:rsidRDefault="001D5FD2">
      <w:r>
        <w:t>God Is Building Something Lasting</w:t>
      </w:r>
    </w:p>
    <w:p w14:paraId="00000073" w14:textId="77777777" w:rsidR="00EC6469" w:rsidRDefault="00EC6469">
      <w:pPr>
        <w:widowControl w:val="0"/>
        <w:pBdr>
          <w:top w:val="nil"/>
          <w:left w:val="nil"/>
          <w:bottom w:val="nil"/>
          <w:right w:val="nil"/>
          <w:between w:val="nil"/>
        </w:pBdr>
        <w:ind w:left="0"/>
      </w:pPr>
    </w:p>
    <w:p w14:paraId="00000074" w14:textId="77777777" w:rsidR="00EC6469" w:rsidRDefault="001D5FD2">
      <w:r>
        <w:t>[idx-020]</w:t>
      </w:r>
    </w:p>
    <w:p w14:paraId="00000075" w14:textId="77777777" w:rsidR="00EC6469" w:rsidRDefault="00EC6469">
      <w:pPr>
        <w:widowControl w:val="0"/>
        <w:pBdr>
          <w:top w:val="nil"/>
          <w:left w:val="nil"/>
          <w:bottom w:val="nil"/>
          <w:right w:val="nil"/>
          <w:between w:val="nil"/>
        </w:pBdr>
        <w:ind w:left="0"/>
      </w:pPr>
    </w:p>
    <w:p w14:paraId="00000076" w14:textId="77777777" w:rsidR="00EC6469" w:rsidRDefault="001D5FD2">
      <w:r>
        <w:t>"There is a place where faith meets tradition, where God's healing touches the deepest wounds, and where hope rises from generations of silence. That place… is Lutheran Indian Ministries."</w:t>
      </w:r>
    </w:p>
    <w:p w14:paraId="00000077" w14:textId="77777777" w:rsidR="00EC6469" w:rsidRDefault="00EC6469">
      <w:pPr>
        <w:widowControl w:val="0"/>
        <w:pBdr>
          <w:top w:val="nil"/>
          <w:left w:val="nil"/>
          <w:bottom w:val="nil"/>
          <w:right w:val="nil"/>
          <w:between w:val="nil"/>
        </w:pBdr>
        <w:ind w:left="0"/>
      </w:pPr>
    </w:p>
    <w:p w14:paraId="00000078" w14:textId="77777777" w:rsidR="00EC6469" w:rsidRDefault="001D5FD2">
      <w:r>
        <w:t>[idx-021]</w:t>
      </w:r>
    </w:p>
    <w:p w14:paraId="00000079" w14:textId="77777777" w:rsidR="00EC6469" w:rsidRDefault="00EC6469">
      <w:pPr>
        <w:widowControl w:val="0"/>
        <w:pBdr>
          <w:top w:val="nil"/>
          <w:left w:val="nil"/>
          <w:bottom w:val="nil"/>
          <w:right w:val="nil"/>
          <w:between w:val="nil"/>
        </w:pBdr>
        <w:ind w:left="0"/>
      </w:pPr>
    </w:p>
    <w:p w14:paraId="0000007A" w14:textId="77777777" w:rsidR="00EC6469" w:rsidRDefault="001D5FD2">
      <w:r>
        <w:t>— Robert Heffle, Executive Director (Iñupiaq Eskimo)</w:t>
      </w:r>
    </w:p>
    <w:p w14:paraId="0000007B" w14:textId="77777777" w:rsidR="00EC6469" w:rsidRDefault="00EC6469">
      <w:pPr>
        <w:widowControl w:val="0"/>
        <w:pBdr>
          <w:top w:val="nil"/>
          <w:left w:val="nil"/>
          <w:bottom w:val="nil"/>
          <w:right w:val="nil"/>
          <w:between w:val="nil"/>
        </w:pBdr>
        <w:ind w:left="0"/>
      </w:pPr>
    </w:p>
    <w:p w14:paraId="0000007C" w14:textId="77777777" w:rsidR="00EC6469" w:rsidRDefault="001D5FD2">
      <w:r>
        <w:t>[idx-022]</w:t>
      </w:r>
    </w:p>
    <w:p w14:paraId="0000007D" w14:textId="77777777" w:rsidR="00EC6469" w:rsidRDefault="00EC6469">
      <w:pPr>
        <w:widowControl w:val="0"/>
        <w:pBdr>
          <w:top w:val="nil"/>
          <w:left w:val="nil"/>
          <w:bottom w:val="nil"/>
          <w:right w:val="nil"/>
          <w:between w:val="nil"/>
        </w:pBdr>
        <w:ind w:left="0"/>
      </w:pPr>
    </w:p>
    <w:p w14:paraId="0000007E" w14:textId="77777777" w:rsidR="00EC6469" w:rsidRDefault="001D5FD2">
      <w:r>
        <w:lastRenderedPageBreak/>
        <w:t>Our mission is to share the Gospel of Jesus Christ with Native people — training Native leaders and supporting healing. We are led by Native people who know the stories, the traditions, the culture, and the humor.</w:t>
      </w:r>
    </w:p>
    <w:p w14:paraId="0000007F" w14:textId="77777777" w:rsidR="00EC6469" w:rsidRDefault="00EC6469">
      <w:pPr>
        <w:widowControl w:val="0"/>
        <w:pBdr>
          <w:top w:val="nil"/>
          <w:left w:val="nil"/>
          <w:bottom w:val="nil"/>
          <w:right w:val="nil"/>
          <w:between w:val="nil"/>
        </w:pBdr>
        <w:ind w:left="0"/>
      </w:pPr>
    </w:p>
    <w:p w14:paraId="00000080" w14:textId="77777777" w:rsidR="00EC6469" w:rsidRDefault="001D5FD2">
      <w:r>
        <w:t>[idx-023]</w:t>
      </w:r>
    </w:p>
    <w:p w14:paraId="00000081" w14:textId="77777777" w:rsidR="00EC6469" w:rsidRDefault="00EC6469">
      <w:pPr>
        <w:widowControl w:val="0"/>
        <w:pBdr>
          <w:top w:val="nil"/>
          <w:left w:val="nil"/>
          <w:bottom w:val="nil"/>
          <w:right w:val="nil"/>
          <w:between w:val="nil"/>
        </w:pBdr>
        <w:ind w:left="0"/>
      </w:pPr>
    </w:p>
    <w:p w14:paraId="00000082" w14:textId="77777777" w:rsidR="00EC6469" w:rsidRDefault="001D5FD2">
      <w:r>
        <w:t>We don't show up with answers. We arrive with open hearts, traveling by road, plane, boat, and snowmachine — by invitation, following tribal customs and showing deep respect. (may need to update Robert’s video)</w:t>
      </w:r>
    </w:p>
    <w:p w14:paraId="00000083" w14:textId="77777777" w:rsidR="00EC6469" w:rsidRDefault="00EC6469">
      <w:pPr>
        <w:widowControl w:val="0"/>
        <w:pBdr>
          <w:top w:val="nil"/>
          <w:left w:val="nil"/>
          <w:bottom w:val="nil"/>
          <w:right w:val="nil"/>
          <w:between w:val="nil"/>
        </w:pBdr>
        <w:ind w:left="0"/>
      </w:pPr>
    </w:p>
    <w:p w14:paraId="00000084" w14:textId="77777777" w:rsidR="00EC6469" w:rsidRDefault="001D5FD2">
      <w:r>
        <w:t>[idx-024]</w:t>
      </w:r>
    </w:p>
    <w:p w14:paraId="00000085" w14:textId="77777777" w:rsidR="00EC6469" w:rsidRDefault="00EC6469">
      <w:pPr>
        <w:widowControl w:val="0"/>
        <w:pBdr>
          <w:top w:val="nil"/>
          <w:left w:val="nil"/>
          <w:bottom w:val="nil"/>
          <w:right w:val="nil"/>
          <w:between w:val="nil"/>
        </w:pBdr>
        <w:ind w:left="0"/>
      </w:pPr>
    </w:p>
    <w:p w14:paraId="00000086" w14:textId="77777777" w:rsidR="00EC6469" w:rsidRDefault="001D5FD2">
      <w:r>
        <w:t>Our Mission &amp; Vision</w:t>
      </w:r>
    </w:p>
    <w:p w14:paraId="00000087" w14:textId="77777777" w:rsidR="00EC6469" w:rsidRDefault="00EC6469">
      <w:pPr>
        <w:widowControl w:val="0"/>
        <w:pBdr>
          <w:top w:val="nil"/>
          <w:left w:val="nil"/>
          <w:bottom w:val="nil"/>
          <w:right w:val="nil"/>
          <w:between w:val="nil"/>
        </w:pBdr>
        <w:ind w:left="0"/>
      </w:pPr>
    </w:p>
    <w:p w14:paraId="00000088" w14:textId="77777777" w:rsidR="00EC6469" w:rsidRDefault="001D5FD2">
      <w:r>
        <w:t>[idx-025]</w:t>
      </w:r>
    </w:p>
    <w:p w14:paraId="00000089" w14:textId="77777777" w:rsidR="00EC6469" w:rsidRDefault="00EC6469">
      <w:pPr>
        <w:widowControl w:val="0"/>
        <w:pBdr>
          <w:top w:val="nil"/>
          <w:left w:val="nil"/>
          <w:bottom w:val="nil"/>
          <w:right w:val="nil"/>
          <w:between w:val="nil"/>
        </w:pBdr>
        <w:ind w:left="0"/>
      </w:pPr>
    </w:p>
    <w:p w14:paraId="0000008A" w14:textId="77777777" w:rsidR="00EC6469" w:rsidRDefault="001D5FD2">
      <w:r>
        <w:t>Our Three Pillars</w:t>
      </w:r>
    </w:p>
    <w:p w14:paraId="0000008B" w14:textId="77777777" w:rsidR="00EC6469" w:rsidRDefault="00EC6469">
      <w:pPr>
        <w:widowControl w:val="0"/>
        <w:pBdr>
          <w:top w:val="nil"/>
          <w:left w:val="nil"/>
          <w:bottom w:val="nil"/>
          <w:right w:val="nil"/>
          <w:between w:val="nil"/>
        </w:pBdr>
        <w:ind w:left="0"/>
      </w:pPr>
    </w:p>
    <w:p w14:paraId="0000008C" w14:textId="77777777" w:rsidR="00EC6469" w:rsidRDefault="001D5FD2">
      <w:pPr>
        <w:pStyle w:val="Heading3"/>
      </w:pPr>
      <w:bookmarkStart w:id="8" w:name="_eezcxm8ct59a" w:colFirst="0" w:colLast="0"/>
      <w:bookmarkEnd w:id="8"/>
      <w:r>
        <w:t>Three Pillars Of Ministry</w:t>
      </w:r>
    </w:p>
    <w:p w14:paraId="0000008D" w14:textId="77777777" w:rsidR="00EC6469" w:rsidRDefault="001D5FD2">
      <w:r>
        <w:t>[idx-026]</w:t>
      </w:r>
    </w:p>
    <w:p w14:paraId="0000008E" w14:textId="77777777" w:rsidR="00EC6469" w:rsidRDefault="00EC6469">
      <w:pPr>
        <w:widowControl w:val="0"/>
        <w:pBdr>
          <w:top w:val="nil"/>
          <w:left w:val="nil"/>
          <w:bottom w:val="nil"/>
          <w:right w:val="nil"/>
          <w:between w:val="nil"/>
        </w:pBdr>
        <w:ind w:left="0"/>
      </w:pPr>
    </w:p>
    <w:p w14:paraId="0000008F" w14:textId="77777777" w:rsidR="00EC6469" w:rsidRDefault="001D5FD2">
      <w:r>
        <w:t>Three Pillars of Ministry</w:t>
      </w:r>
    </w:p>
    <w:p w14:paraId="00000090" w14:textId="77777777" w:rsidR="00EC6469" w:rsidRDefault="00EC6469">
      <w:pPr>
        <w:widowControl w:val="0"/>
        <w:pBdr>
          <w:top w:val="nil"/>
          <w:left w:val="nil"/>
          <w:bottom w:val="nil"/>
          <w:right w:val="nil"/>
          <w:between w:val="nil"/>
        </w:pBdr>
        <w:ind w:left="0"/>
      </w:pPr>
    </w:p>
    <w:p w14:paraId="00000091" w14:textId="77777777" w:rsidR="00EC6469" w:rsidRDefault="001D5FD2">
      <w:r>
        <w:t>[idx-027]</w:t>
      </w:r>
    </w:p>
    <w:p w14:paraId="00000092" w14:textId="77777777" w:rsidR="00EC6469" w:rsidRDefault="00EC6469">
      <w:pPr>
        <w:widowControl w:val="0"/>
        <w:pBdr>
          <w:top w:val="nil"/>
          <w:left w:val="nil"/>
          <w:bottom w:val="nil"/>
          <w:right w:val="nil"/>
          <w:between w:val="nil"/>
        </w:pBdr>
        <w:ind w:left="0"/>
      </w:pPr>
    </w:p>
    <w:p w14:paraId="00000093" w14:textId="77777777" w:rsidR="00EC6469" w:rsidRDefault="001D5FD2">
      <w:r>
        <w:t>LIM's work rests on three core commitments. Each one supports the others.</w:t>
      </w:r>
    </w:p>
    <w:p w14:paraId="00000094" w14:textId="77777777" w:rsidR="00EC6469" w:rsidRDefault="00EC6469">
      <w:pPr>
        <w:widowControl w:val="0"/>
        <w:pBdr>
          <w:top w:val="nil"/>
          <w:left w:val="nil"/>
          <w:bottom w:val="nil"/>
          <w:right w:val="nil"/>
          <w:between w:val="nil"/>
        </w:pBdr>
        <w:ind w:left="0"/>
      </w:pPr>
    </w:p>
    <w:p w14:paraId="00000095" w14:textId="77777777" w:rsidR="00EC6469" w:rsidRDefault="001D5FD2">
      <w:pPr>
        <w:pStyle w:val="Heading3"/>
      </w:pPr>
      <w:bookmarkStart w:id="9" w:name="_aywtmg3i3fjz" w:colFirst="0" w:colLast="0"/>
      <w:bookmarkEnd w:id="9"/>
      <w:r>
        <w:t>Article</w:t>
      </w:r>
    </w:p>
    <w:p w14:paraId="00000096" w14:textId="77777777" w:rsidR="00EC6469" w:rsidRDefault="001D5FD2">
      <w:r>
        <w:t>[idx-028]</w:t>
      </w:r>
    </w:p>
    <w:p w14:paraId="00000097" w14:textId="77777777" w:rsidR="00EC6469" w:rsidRDefault="00EC6469">
      <w:pPr>
        <w:widowControl w:val="0"/>
        <w:pBdr>
          <w:top w:val="nil"/>
          <w:left w:val="nil"/>
          <w:bottom w:val="nil"/>
          <w:right w:val="nil"/>
          <w:between w:val="nil"/>
        </w:pBdr>
        <w:ind w:left="0"/>
      </w:pPr>
    </w:p>
    <w:p w14:paraId="00000098" w14:textId="77777777" w:rsidR="00EC6469" w:rsidRDefault="001D5FD2">
      <w:r>
        <w:t>Proclaim</w:t>
      </w:r>
    </w:p>
    <w:p w14:paraId="00000099" w14:textId="77777777" w:rsidR="00EC6469" w:rsidRDefault="00EC6469">
      <w:pPr>
        <w:widowControl w:val="0"/>
        <w:pBdr>
          <w:top w:val="nil"/>
          <w:left w:val="nil"/>
          <w:bottom w:val="nil"/>
          <w:right w:val="nil"/>
          <w:between w:val="nil"/>
        </w:pBdr>
        <w:ind w:left="0"/>
      </w:pPr>
    </w:p>
    <w:p w14:paraId="0000009A" w14:textId="77777777" w:rsidR="00EC6469" w:rsidRDefault="001D5FD2">
      <w:r>
        <w:t>[idx-029]</w:t>
      </w:r>
    </w:p>
    <w:p w14:paraId="0000009B" w14:textId="77777777" w:rsidR="00EC6469" w:rsidRDefault="00EC6469">
      <w:pPr>
        <w:widowControl w:val="0"/>
        <w:pBdr>
          <w:top w:val="nil"/>
          <w:left w:val="nil"/>
          <w:bottom w:val="nil"/>
          <w:right w:val="nil"/>
          <w:between w:val="nil"/>
        </w:pBdr>
        <w:ind w:left="0"/>
      </w:pPr>
    </w:p>
    <w:p w14:paraId="0000009C" w14:textId="104A172E" w:rsidR="00EC6469" w:rsidRPr="007028A3" w:rsidRDefault="001D5FD2">
      <w:pPr>
        <w:rPr>
          <w:color w:val="EE0000"/>
        </w:rPr>
      </w:pPr>
      <w:r>
        <w:t>Sharing the Gospel in ways rooted in Native culture — honoring Native traditions as vessels of God's grace</w:t>
      </w:r>
      <w:ins w:id="10" w:author="Jaylene Peterson-Nyren" w:date="2026-05-07T13:33:00Z">
        <w:r w:rsidR="00DB4978">
          <w:t xml:space="preserve"> in speaking to Native </w:t>
        </w:r>
        <w:r w:rsidR="001C010D">
          <w:t>h</w:t>
        </w:r>
        <w:r w:rsidR="00DB4978">
          <w:t>earts</w:t>
        </w:r>
      </w:ins>
      <w:r>
        <w:t>.</w:t>
      </w:r>
      <w:del w:id="11" w:author="Jaylene Peterson-Nyren" w:date="2026-05-07T13:33:00Z">
        <w:r w:rsidDel="00DB4978">
          <w:delText xml:space="preserve"> God speaks to Native hearts in Native </w:delText>
        </w:r>
        <w:commentRangeStart w:id="12"/>
        <w:r w:rsidDel="00DB4978">
          <w:delText>ways</w:delText>
        </w:r>
        <w:commentRangeEnd w:id="12"/>
        <w:r w:rsidR="007028A3" w:rsidDel="00DB4978">
          <w:rPr>
            <w:rStyle w:val="CommentReference"/>
            <w:sz w:val="26"/>
            <w:szCs w:val="26"/>
          </w:rPr>
          <w:commentReference w:id="12"/>
        </w:r>
        <w:r w:rsidDel="00DB4978">
          <w:delText>.</w:delText>
        </w:r>
        <w:r w:rsidR="007028A3" w:rsidDel="00DB4978">
          <w:delText xml:space="preserve">  </w:delText>
        </w:r>
      </w:del>
    </w:p>
    <w:p w14:paraId="0000009D" w14:textId="77777777" w:rsidR="00EC6469" w:rsidRDefault="00EC6469">
      <w:pPr>
        <w:widowControl w:val="0"/>
        <w:pBdr>
          <w:top w:val="nil"/>
          <w:left w:val="nil"/>
          <w:bottom w:val="nil"/>
          <w:right w:val="nil"/>
          <w:between w:val="nil"/>
        </w:pBdr>
        <w:ind w:left="0"/>
      </w:pPr>
    </w:p>
    <w:p w14:paraId="0000009E" w14:textId="77777777" w:rsidR="00EC6469" w:rsidRDefault="001D5FD2">
      <w:r>
        <w:t>[idx-030]</w:t>
      </w:r>
    </w:p>
    <w:p w14:paraId="0000009F" w14:textId="77777777" w:rsidR="00EC6469" w:rsidRDefault="00EC6469">
      <w:pPr>
        <w:widowControl w:val="0"/>
        <w:pBdr>
          <w:top w:val="nil"/>
          <w:left w:val="nil"/>
          <w:bottom w:val="nil"/>
          <w:right w:val="nil"/>
          <w:between w:val="nil"/>
        </w:pBdr>
        <w:ind w:left="0"/>
      </w:pPr>
    </w:p>
    <w:p w14:paraId="000000A0" w14:textId="77777777" w:rsidR="00EC6469" w:rsidRDefault="001D5FD2">
      <w:r>
        <w:t>Learn More</w:t>
      </w:r>
    </w:p>
    <w:p w14:paraId="000000A1" w14:textId="77777777" w:rsidR="00EC6469" w:rsidRDefault="00EC6469">
      <w:pPr>
        <w:widowControl w:val="0"/>
        <w:pBdr>
          <w:top w:val="nil"/>
          <w:left w:val="nil"/>
          <w:bottom w:val="nil"/>
          <w:right w:val="nil"/>
          <w:between w:val="nil"/>
        </w:pBdr>
        <w:ind w:left="0"/>
      </w:pPr>
    </w:p>
    <w:p w14:paraId="000000A2" w14:textId="77777777" w:rsidR="00EC6469" w:rsidRDefault="001D5FD2">
      <w:r>
        <w:t>[idx-031]</w:t>
      </w:r>
    </w:p>
    <w:p w14:paraId="000000A3" w14:textId="77777777" w:rsidR="00EC6469" w:rsidRDefault="00EC6469">
      <w:pPr>
        <w:widowControl w:val="0"/>
        <w:pBdr>
          <w:top w:val="nil"/>
          <w:left w:val="nil"/>
          <w:bottom w:val="nil"/>
          <w:right w:val="nil"/>
          <w:between w:val="nil"/>
        </w:pBdr>
        <w:ind w:left="0"/>
      </w:pPr>
    </w:p>
    <w:p w14:paraId="000000A4" w14:textId="77777777" w:rsidR="00EC6469" w:rsidRDefault="001D5FD2">
      <w:r>
        <w:t>Disciple</w:t>
      </w:r>
    </w:p>
    <w:p w14:paraId="000000A5" w14:textId="77777777" w:rsidR="00EC6469" w:rsidRDefault="00EC6469">
      <w:pPr>
        <w:widowControl w:val="0"/>
        <w:pBdr>
          <w:top w:val="nil"/>
          <w:left w:val="nil"/>
          <w:bottom w:val="nil"/>
          <w:right w:val="nil"/>
          <w:between w:val="nil"/>
        </w:pBdr>
        <w:ind w:left="0"/>
      </w:pPr>
    </w:p>
    <w:p w14:paraId="000000A6" w14:textId="77777777" w:rsidR="00EC6469" w:rsidRDefault="001D5FD2">
      <w:r>
        <w:t>[idx-032]</w:t>
      </w:r>
    </w:p>
    <w:p w14:paraId="000000A7" w14:textId="77777777" w:rsidR="00EC6469" w:rsidRDefault="00EC6469">
      <w:pPr>
        <w:widowControl w:val="0"/>
        <w:pBdr>
          <w:top w:val="nil"/>
          <w:left w:val="nil"/>
          <w:bottom w:val="nil"/>
          <w:right w:val="nil"/>
          <w:between w:val="nil"/>
        </w:pBdr>
        <w:ind w:left="0"/>
      </w:pPr>
    </w:p>
    <w:p w14:paraId="75044587" w14:textId="5E2C9CC1" w:rsidR="001C010D" w:rsidRDefault="001D5FD2" w:rsidP="001C010D">
      <w:r>
        <w:t xml:space="preserve">Developing Native leaders </w:t>
      </w:r>
      <w:ins w:id="13" w:author="Jaylene Peterson-Nyren" w:date="2026-05-07T13:33:00Z">
        <w:r w:rsidR="001C010D">
          <w:t xml:space="preserve">and sharing Christ </w:t>
        </w:r>
      </w:ins>
      <w:r>
        <w:t xml:space="preserve">through campus ministry at Haskell Indian Nations University — a home away from home for students representing 575 tribes.  </w:t>
      </w:r>
    </w:p>
    <w:p w14:paraId="000000A9" w14:textId="77777777" w:rsidR="00EC6469" w:rsidRDefault="00EC6469">
      <w:pPr>
        <w:widowControl w:val="0"/>
        <w:pBdr>
          <w:top w:val="nil"/>
          <w:left w:val="nil"/>
          <w:bottom w:val="nil"/>
          <w:right w:val="nil"/>
          <w:between w:val="nil"/>
        </w:pBdr>
        <w:ind w:left="0"/>
      </w:pPr>
    </w:p>
    <w:p w14:paraId="000000AA" w14:textId="77777777" w:rsidR="00EC6469" w:rsidRDefault="001D5FD2">
      <w:r>
        <w:t>[idx-033]</w:t>
      </w:r>
    </w:p>
    <w:p w14:paraId="000000AB" w14:textId="77777777" w:rsidR="00EC6469" w:rsidRDefault="00EC6469">
      <w:pPr>
        <w:widowControl w:val="0"/>
        <w:pBdr>
          <w:top w:val="nil"/>
          <w:left w:val="nil"/>
          <w:bottom w:val="nil"/>
          <w:right w:val="nil"/>
          <w:between w:val="nil"/>
        </w:pBdr>
        <w:ind w:left="0"/>
      </w:pPr>
    </w:p>
    <w:p w14:paraId="000000AC" w14:textId="77777777" w:rsidR="00EC6469" w:rsidRDefault="001D5FD2">
      <w:r>
        <w:t>Learn More</w:t>
      </w:r>
    </w:p>
    <w:p w14:paraId="000000AD" w14:textId="77777777" w:rsidR="00EC6469" w:rsidRDefault="00EC6469">
      <w:pPr>
        <w:widowControl w:val="0"/>
        <w:pBdr>
          <w:top w:val="nil"/>
          <w:left w:val="nil"/>
          <w:bottom w:val="nil"/>
          <w:right w:val="nil"/>
          <w:between w:val="nil"/>
        </w:pBdr>
        <w:ind w:left="0"/>
      </w:pPr>
    </w:p>
    <w:p w14:paraId="000000AE" w14:textId="77777777" w:rsidR="00EC6469" w:rsidRDefault="001D5FD2">
      <w:r>
        <w:t>[idx-034]</w:t>
      </w:r>
    </w:p>
    <w:p w14:paraId="000000AF" w14:textId="77777777" w:rsidR="00EC6469" w:rsidRDefault="00EC6469">
      <w:pPr>
        <w:widowControl w:val="0"/>
        <w:pBdr>
          <w:top w:val="nil"/>
          <w:left w:val="nil"/>
          <w:bottom w:val="nil"/>
          <w:right w:val="nil"/>
          <w:between w:val="nil"/>
        </w:pBdr>
        <w:ind w:left="0"/>
      </w:pPr>
    </w:p>
    <w:p w14:paraId="000000B0" w14:textId="77777777" w:rsidR="00EC6469" w:rsidRDefault="001D5FD2">
      <w:r>
        <w:t>Heal</w:t>
      </w:r>
    </w:p>
    <w:p w14:paraId="000000B1" w14:textId="77777777" w:rsidR="00EC6469" w:rsidRDefault="00EC6469">
      <w:pPr>
        <w:widowControl w:val="0"/>
        <w:pBdr>
          <w:top w:val="nil"/>
          <w:left w:val="nil"/>
          <w:bottom w:val="nil"/>
          <w:right w:val="nil"/>
          <w:between w:val="nil"/>
        </w:pBdr>
        <w:ind w:left="0"/>
      </w:pPr>
    </w:p>
    <w:p w14:paraId="000000B2" w14:textId="77777777" w:rsidR="00EC6469" w:rsidRDefault="001D5FD2">
      <w:r>
        <w:t>[idx-035]</w:t>
      </w:r>
    </w:p>
    <w:p w14:paraId="000000B3" w14:textId="77777777" w:rsidR="00EC6469" w:rsidRDefault="00EC6469">
      <w:pPr>
        <w:widowControl w:val="0"/>
        <w:pBdr>
          <w:top w:val="nil"/>
          <w:left w:val="nil"/>
          <w:bottom w:val="nil"/>
          <w:right w:val="nil"/>
          <w:between w:val="nil"/>
        </w:pBdr>
        <w:ind w:left="0"/>
      </w:pPr>
    </w:p>
    <w:p w14:paraId="000000B4" w14:textId="77777777" w:rsidR="00EC6469" w:rsidRDefault="001D5FD2">
      <w:r>
        <w:t>Healing the Wounds of Trauma — a Bible-based program for deep wounds like grief, loss, and pain passed down through generations. Healing takes place rooted in God’s Word and love for us.</w:t>
      </w:r>
    </w:p>
    <w:p w14:paraId="000000B5" w14:textId="77777777" w:rsidR="00EC6469" w:rsidRDefault="00EC6469">
      <w:pPr>
        <w:widowControl w:val="0"/>
        <w:pBdr>
          <w:top w:val="nil"/>
          <w:left w:val="nil"/>
          <w:bottom w:val="nil"/>
          <w:right w:val="nil"/>
          <w:between w:val="nil"/>
        </w:pBdr>
        <w:ind w:left="0"/>
      </w:pPr>
    </w:p>
    <w:p w14:paraId="000000B6" w14:textId="77777777" w:rsidR="00EC6469" w:rsidRDefault="001D5FD2">
      <w:r>
        <w:t>[idx-036]</w:t>
      </w:r>
    </w:p>
    <w:p w14:paraId="000000B7" w14:textId="77777777" w:rsidR="00EC6469" w:rsidRDefault="00EC6469">
      <w:pPr>
        <w:widowControl w:val="0"/>
        <w:pBdr>
          <w:top w:val="nil"/>
          <w:left w:val="nil"/>
          <w:bottom w:val="nil"/>
          <w:right w:val="nil"/>
          <w:between w:val="nil"/>
        </w:pBdr>
        <w:ind w:left="0"/>
      </w:pPr>
    </w:p>
    <w:p w14:paraId="000000B8" w14:textId="77777777" w:rsidR="00EC6469" w:rsidRDefault="001D5FD2">
      <w:r>
        <w:t>Learn More</w:t>
      </w:r>
    </w:p>
    <w:p w14:paraId="000000B9" w14:textId="77777777" w:rsidR="00EC6469" w:rsidRDefault="00EC6469">
      <w:pPr>
        <w:widowControl w:val="0"/>
        <w:pBdr>
          <w:top w:val="nil"/>
          <w:left w:val="nil"/>
          <w:bottom w:val="nil"/>
          <w:right w:val="nil"/>
          <w:between w:val="nil"/>
        </w:pBdr>
        <w:ind w:left="0"/>
      </w:pPr>
    </w:p>
    <w:p w14:paraId="000000BA" w14:textId="77777777" w:rsidR="00EC6469" w:rsidRDefault="001D5FD2">
      <w:r>
        <w:t>[idx-078]</w:t>
      </w:r>
    </w:p>
    <w:p w14:paraId="000000BB" w14:textId="77777777" w:rsidR="00EC6469" w:rsidRDefault="00EC6469">
      <w:pPr>
        <w:widowControl w:val="0"/>
        <w:pBdr>
          <w:top w:val="nil"/>
          <w:left w:val="nil"/>
          <w:bottom w:val="nil"/>
          <w:right w:val="nil"/>
          <w:between w:val="nil"/>
        </w:pBdr>
        <w:ind w:left="0"/>
      </w:pPr>
    </w:p>
    <w:p w14:paraId="000000BC" w14:textId="77777777" w:rsidR="00EC6469" w:rsidRDefault="001D5FD2">
      <w:r>
        <w:t>“I got to let go of hurts and disappointments from my entire life. And talk about freedom. I feel so much lighter — not shackled anymore. I'm so thankful I said yes. I wish I could have done this decades ago.”</w:t>
      </w:r>
    </w:p>
    <w:p w14:paraId="000000BD" w14:textId="77777777" w:rsidR="00EC6469" w:rsidRDefault="00EC6469">
      <w:pPr>
        <w:widowControl w:val="0"/>
        <w:pBdr>
          <w:top w:val="nil"/>
          <w:left w:val="nil"/>
          <w:bottom w:val="nil"/>
          <w:right w:val="nil"/>
          <w:between w:val="nil"/>
        </w:pBdr>
        <w:ind w:left="0"/>
      </w:pPr>
    </w:p>
    <w:p w14:paraId="000000BE" w14:textId="77777777" w:rsidR="00EC6469" w:rsidRDefault="001D5FD2">
      <w:r>
        <w:t>[idx-079]</w:t>
      </w:r>
    </w:p>
    <w:p w14:paraId="000000BF" w14:textId="77777777" w:rsidR="00EC6469" w:rsidRDefault="00EC6469">
      <w:pPr>
        <w:widowControl w:val="0"/>
        <w:pBdr>
          <w:top w:val="nil"/>
          <w:left w:val="nil"/>
          <w:bottom w:val="nil"/>
          <w:right w:val="nil"/>
          <w:between w:val="nil"/>
        </w:pBdr>
        <w:ind w:left="0"/>
      </w:pPr>
    </w:p>
    <w:p w14:paraId="000000C0" w14:textId="77777777" w:rsidR="00EC6469" w:rsidRDefault="001D5FD2">
      <w:r>
        <w:t>"This was the first time I felt God's Word speak to my pain." We don't promise quick fixes — but we create safe spaces where people can gather, share, and heal while holding onto hope that only God's Word can give.</w:t>
      </w:r>
    </w:p>
    <w:p w14:paraId="000000C1" w14:textId="77777777" w:rsidR="00EC6469" w:rsidRDefault="00EC6469">
      <w:pPr>
        <w:widowControl w:val="0"/>
        <w:pBdr>
          <w:top w:val="nil"/>
          <w:left w:val="nil"/>
          <w:bottom w:val="nil"/>
          <w:right w:val="nil"/>
          <w:between w:val="nil"/>
        </w:pBdr>
        <w:ind w:left="0"/>
      </w:pPr>
    </w:p>
    <w:p w14:paraId="000000C2" w14:textId="77777777" w:rsidR="00EC6469" w:rsidRDefault="001D5FD2">
      <w:r>
        <w:t>[idx-080]</w:t>
      </w:r>
    </w:p>
    <w:p w14:paraId="000000C3" w14:textId="77777777" w:rsidR="00EC6469" w:rsidRDefault="00EC6469">
      <w:pPr>
        <w:widowControl w:val="0"/>
        <w:pBdr>
          <w:top w:val="nil"/>
          <w:left w:val="nil"/>
          <w:bottom w:val="nil"/>
          <w:right w:val="nil"/>
          <w:between w:val="nil"/>
        </w:pBdr>
        <w:ind w:left="0"/>
      </w:pPr>
    </w:p>
    <w:p w14:paraId="000000C4" w14:textId="77777777" w:rsidR="00EC6469" w:rsidRDefault="001D5FD2">
      <w:r>
        <w:t>Can you imagine what it would be like if all our communities could be that helper to one another — scripture-rooted, safe, not judging, not forcing? Just coming from that place of love and grace. That is what this is.</w:t>
      </w:r>
    </w:p>
    <w:p w14:paraId="000000C5" w14:textId="77777777" w:rsidR="00EC6469" w:rsidRDefault="00EC6469">
      <w:pPr>
        <w:widowControl w:val="0"/>
        <w:pBdr>
          <w:top w:val="nil"/>
          <w:left w:val="nil"/>
          <w:bottom w:val="nil"/>
          <w:right w:val="nil"/>
          <w:between w:val="nil"/>
        </w:pBdr>
        <w:ind w:left="0"/>
      </w:pPr>
    </w:p>
    <w:p w14:paraId="000000C6" w14:textId="77777777" w:rsidR="00EC6469" w:rsidRDefault="001D5FD2">
      <w:pPr>
        <w:pStyle w:val="Heading3"/>
      </w:pPr>
      <w:bookmarkStart w:id="14" w:name="_c3ni5ynnwk0i" w:colFirst="0" w:colLast="0"/>
      <w:bookmarkEnd w:id="14"/>
      <w:r>
        <w:t>Healing The Wounds Of Trauma</w:t>
      </w:r>
    </w:p>
    <w:p w14:paraId="000000C7" w14:textId="77777777" w:rsidR="00EC6469" w:rsidRDefault="001D5FD2">
      <w:r>
        <w:t>[idx-037]</w:t>
      </w:r>
    </w:p>
    <w:p w14:paraId="000000C8" w14:textId="77777777" w:rsidR="00EC6469" w:rsidRDefault="00EC6469">
      <w:pPr>
        <w:widowControl w:val="0"/>
        <w:pBdr>
          <w:top w:val="nil"/>
          <w:left w:val="nil"/>
          <w:bottom w:val="nil"/>
          <w:right w:val="nil"/>
          <w:between w:val="nil"/>
        </w:pBdr>
        <w:ind w:left="0"/>
      </w:pPr>
    </w:p>
    <w:p w14:paraId="000000C9" w14:textId="77777777" w:rsidR="00EC6469" w:rsidRDefault="001D5FD2">
      <w:r>
        <w:t>Healing the Wounds of Trauma</w:t>
      </w:r>
    </w:p>
    <w:p w14:paraId="000000CA" w14:textId="77777777" w:rsidR="00EC6469" w:rsidRDefault="00EC6469">
      <w:pPr>
        <w:widowControl w:val="0"/>
        <w:pBdr>
          <w:top w:val="nil"/>
          <w:left w:val="nil"/>
          <w:bottom w:val="nil"/>
          <w:right w:val="nil"/>
          <w:between w:val="nil"/>
        </w:pBdr>
        <w:ind w:left="0"/>
      </w:pPr>
    </w:p>
    <w:p w14:paraId="000000CB" w14:textId="77777777" w:rsidR="00EC6469" w:rsidRDefault="001D5FD2">
      <w:r>
        <w:t>[idx-038]</w:t>
      </w:r>
    </w:p>
    <w:p w14:paraId="000000CC" w14:textId="77777777" w:rsidR="00EC6469" w:rsidRDefault="00EC6469">
      <w:pPr>
        <w:widowControl w:val="0"/>
        <w:pBdr>
          <w:top w:val="nil"/>
          <w:left w:val="nil"/>
          <w:bottom w:val="nil"/>
          <w:right w:val="nil"/>
          <w:between w:val="nil"/>
        </w:pBdr>
        <w:ind w:left="0"/>
      </w:pPr>
    </w:p>
    <w:p w14:paraId="000000CD" w14:textId="783CB20C" w:rsidR="00EC6469" w:rsidRDefault="001D5FD2">
      <w:r>
        <w:t xml:space="preserve">A small group program based on God’s Word, led by Native </w:t>
      </w:r>
      <w:del w:id="15" w:author="Jaylene Peterson-Nyren" w:date="2026-05-07T13:34:00Z">
        <w:r w:rsidDel="00FE375B">
          <w:delText>facilitators</w:delText>
        </w:r>
      </w:del>
      <w:ins w:id="16" w:author="Jaylene Peterson-Nyren" w:date="2026-05-07T13:34:00Z">
        <w:r w:rsidR="00FE375B">
          <w:t>facilitators,</w:t>
        </w:r>
      </w:ins>
      <w:r>
        <w:t xml:space="preserve"> and supported by Prayer Warriors. Open to everyone 18 and older. No faith background needed.</w:t>
      </w:r>
    </w:p>
    <w:p w14:paraId="000000CE" w14:textId="77777777" w:rsidR="00EC6469" w:rsidRDefault="00EC6469">
      <w:pPr>
        <w:widowControl w:val="0"/>
        <w:pBdr>
          <w:top w:val="nil"/>
          <w:left w:val="nil"/>
          <w:bottom w:val="nil"/>
          <w:right w:val="nil"/>
          <w:between w:val="nil"/>
        </w:pBdr>
        <w:ind w:left="0"/>
      </w:pPr>
    </w:p>
    <w:p w14:paraId="000000CF" w14:textId="77777777" w:rsidR="00EC6469" w:rsidRDefault="001D5FD2">
      <w:r>
        <w:t>[idx-039]</w:t>
      </w:r>
    </w:p>
    <w:p w14:paraId="000000D0" w14:textId="77777777" w:rsidR="00EC6469" w:rsidRDefault="00EC6469">
      <w:pPr>
        <w:widowControl w:val="0"/>
        <w:pBdr>
          <w:top w:val="nil"/>
          <w:left w:val="nil"/>
          <w:bottom w:val="nil"/>
          <w:right w:val="nil"/>
          <w:between w:val="nil"/>
        </w:pBdr>
        <w:ind w:left="0"/>
      </w:pPr>
    </w:p>
    <w:p w14:paraId="000000D1" w14:textId="7F72DD6E" w:rsidR="00EC6469" w:rsidRDefault="001D5FD2">
      <w:r>
        <w:lastRenderedPageBreak/>
        <w:t>No pressure, no force. You come as you are and leave when the time is right</w:t>
      </w:r>
      <w:ins w:id="17" w:author="Jaylene Peterson-Nyren" w:date="2026-05-07T13:36:00Z">
        <w:r w:rsidR="00B76861">
          <w:t xml:space="preserve"> with t</w:t>
        </w:r>
      </w:ins>
      <w:del w:id="18" w:author="Jaylene Peterson-Nyren" w:date="2026-05-07T13:36:00Z">
        <w:r w:rsidDel="00B76861">
          <w:delText>. Th</w:delText>
        </w:r>
      </w:del>
      <w:ins w:id="19" w:author="Jaylene Peterson-Nyren" w:date="2026-05-07T13:36:00Z">
        <w:r w:rsidR="00B76861">
          <w:t>h</w:t>
        </w:r>
      </w:ins>
      <w:del w:id="20" w:author="Jaylene Peterson-Nyren" w:date="2026-05-07T13:36:00Z">
        <w:r w:rsidDel="00B76861">
          <w:delText>e</w:delText>
        </w:r>
      </w:del>
      <w:ins w:id="21" w:author="Jaylene Peterson-Nyren" w:date="2026-05-07T13:36:00Z">
        <w:r w:rsidR="00B76861">
          <w:t>e</w:t>
        </w:r>
      </w:ins>
      <w:r>
        <w:t xml:space="preserve"> Holy Spirit </w:t>
      </w:r>
      <w:ins w:id="22" w:author="Jaylene Peterson-Nyren" w:date="2026-05-07T13:36:00Z">
        <w:r w:rsidR="00B76861">
          <w:t xml:space="preserve">leading the way. </w:t>
        </w:r>
      </w:ins>
      <w:del w:id="23" w:author="Jaylene Peterson-Nyren" w:date="2026-05-07T13:36:00Z">
        <w:r w:rsidDel="00B76861">
          <w:delText xml:space="preserve">does the heavy </w:delText>
        </w:r>
        <w:commentRangeStart w:id="24"/>
        <w:r w:rsidDel="00B76861">
          <w:delText>lifting</w:delText>
        </w:r>
        <w:commentRangeEnd w:id="24"/>
        <w:r w:rsidR="007028A3" w:rsidDel="00B76861">
          <w:rPr>
            <w:rStyle w:val="CommentReference"/>
            <w:sz w:val="26"/>
            <w:szCs w:val="26"/>
          </w:rPr>
          <w:commentReference w:id="24"/>
        </w:r>
        <w:r w:rsidDel="00B76861">
          <w:delText>.</w:delText>
        </w:r>
      </w:del>
    </w:p>
    <w:p w14:paraId="000000D2" w14:textId="46406ECD" w:rsidR="00EC6469" w:rsidRDefault="00B76861">
      <w:pPr>
        <w:widowControl w:val="0"/>
        <w:pBdr>
          <w:top w:val="nil"/>
          <w:left w:val="nil"/>
          <w:bottom w:val="nil"/>
          <w:right w:val="nil"/>
          <w:between w:val="nil"/>
        </w:pBdr>
        <w:ind w:left="0"/>
      </w:pPr>
      <w:ins w:id="25" w:author="Jaylene Peterson-Nyren" w:date="2026-05-07T13:36:00Z">
        <w:r>
          <w:t xml:space="preserve"> </w:t>
        </w:r>
      </w:ins>
    </w:p>
    <w:p w14:paraId="000000D3" w14:textId="77777777" w:rsidR="00EC6469" w:rsidRDefault="001D5FD2">
      <w:r>
        <w:t>[idx-040]</w:t>
      </w:r>
    </w:p>
    <w:p w14:paraId="000000D4" w14:textId="77777777" w:rsidR="00EC6469" w:rsidRDefault="00EC6469">
      <w:pPr>
        <w:widowControl w:val="0"/>
        <w:pBdr>
          <w:top w:val="nil"/>
          <w:left w:val="nil"/>
          <w:bottom w:val="nil"/>
          <w:right w:val="nil"/>
          <w:between w:val="nil"/>
        </w:pBdr>
        <w:ind w:left="0"/>
      </w:pPr>
    </w:p>
    <w:p w14:paraId="000000D5" w14:textId="37B38A64" w:rsidR="00EC6469" w:rsidRDefault="001D5FD2">
      <w:r>
        <w:t>I got to let go of hurts and disappointments that I</w:t>
      </w:r>
      <w:del w:id="26" w:author="Jaylene Peterson-Nyren" w:date="2026-05-07T13:37:00Z">
        <w:r w:rsidDel="00242D7C">
          <w:delText>'</w:delText>
        </w:r>
      </w:del>
      <w:ins w:id="27" w:author="Jaylene Peterson-Nyren" w:date="2026-05-07T13:37:00Z">
        <w:r w:rsidR="00242D7C">
          <w:t>’</w:t>
        </w:r>
      </w:ins>
      <w:r>
        <w:t xml:space="preserve">ve experienced in my entire life. And talk about freedom. Oh, the freedom. I have a hard time putting into words how you feel so much lighter </w:t>
      </w:r>
      <w:del w:id="28" w:author="Robert Heffle" w:date="2026-05-07T10:11:00Z">
        <w:r w:rsidDel="007028A3">
          <w:delText>— how you feel so not shackled anymore.</w:delText>
        </w:r>
      </w:del>
    </w:p>
    <w:p w14:paraId="000000D6" w14:textId="77777777" w:rsidR="00EC6469" w:rsidRDefault="00EC6469">
      <w:pPr>
        <w:widowControl w:val="0"/>
        <w:pBdr>
          <w:top w:val="nil"/>
          <w:left w:val="nil"/>
          <w:bottom w:val="nil"/>
          <w:right w:val="nil"/>
          <w:between w:val="nil"/>
        </w:pBdr>
        <w:ind w:left="0"/>
      </w:pPr>
    </w:p>
    <w:p w14:paraId="000000D7" w14:textId="77777777" w:rsidR="00EC6469" w:rsidRDefault="001D5FD2">
      <w:r>
        <w:t>[idx-041]</w:t>
      </w:r>
    </w:p>
    <w:p w14:paraId="000000D8" w14:textId="77777777" w:rsidR="00EC6469" w:rsidRDefault="00EC6469">
      <w:pPr>
        <w:widowControl w:val="0"/>
        <w:pBdr>
          <w:top w:val="nil"/>
          <w:left w:val="nil"/>
          <w:bottom w:val="nil"/>
          <w:right w:val="nil"/>
          <w:between w:val="nil"/>
        </w:pBdr>
        <w:ind w:left="0"/>
      </w:pPr>
    </w:p>
    <w:p w14:paraId="000000D9" w14:textId="77777777" w:rsidR="00EC6469" w:rsidRDefault="001D5FD2">
      <w:r>
        <w:t>— Roberta (Kitigruak), Ministry Coordinator &amp; Healing Group Participant Anchorage, Alaska</w:t>
      </w:r>
    </w:p>
    <w:p w14:paraId="000000DA" w14:textId="77777777" w:rsidR="00EC6469" w:rsidRDefault="00EC6469">
      <w:pPr>
        <w:widowControl w:val="0"/>
        <w:pBdr>
          <w:top w:val="nil"/>
          <w:left w:val="nil"/>
          <w:bottom w:val="nil"/>
          <w:right w:val="nil"/>
          <w:between w:val="nil"/>
        </w:pBdr>
        <w:ind w:left="0"/>
      </w:pPr>
    </w:p>
    <w:p w14:paraId="000000DB" w14:textId="77777777" w:rsidR="00EC6469" w:rsidRDefault="001D5FD2">
      <w:r>
        <w:t>[idx-042]</w:t>
      </w:r>
    </w:p>
    <w:p w14:paraId="000000DC" w14:textId="77777777" w:rsidR="00EC6469" w:rsidRDefault="00EC6469">
      <w:pPr>
        <w:widowControl w:val="0"/>
        <w:pBdr>
          <w:top w:val="nil"/>
          <w:left w:val="nil"/>
          <w:bottom w:val="nil"/>
          <w:right w:val="nil"/>
          <w:between w:val="nil"/>
        </w:pBdr>
        <w:ind w:left="0"/>
      </w:pPr>
    </w:p>
    <w:p w14:paraId="000000DD" w14:textId="77777777" w:rsidR="00EC6469" w:rsidRDefault="001D5FD2">
      <w:r>
        <w:t>What Happens in a Healing Group?</w:t>
      </w:r>
    </w:p>
    <w:p w14:paraId="000000DE" w14:textId="77777777" w:rsidR="00EC6469" w:rsidRDefault="00EC6469">
      <w:pPr>
        <w:widowControl w:val="0"/>
        <w:pBdr>
          <w:top w:val="nil"/>
          <w:left w:val="nil"/>
          <w:bottom w:val="nil"/>
          <w:right w:val="nil"/>
          <w:between w:val="nil"/>
        </w:pBdr>
        <w:ind w:left="0"/>
      </w:pPr>
    </w:p>
    <w:p w14:paraId="000000DF" w14:textId="77777777" w:rsidR="00EC6469" w:rsidRDefault="001D5FD2">
      <w:r>
        <w:t>[idx-043]</w:t>
      </w:r>
    </w:p>
    <w:p w14:paraId="000000E0" w14:textId="77777777" w:rsidR="00EC6469" w:rsidRDefault="00EC6469">
      <w:pPr>
        <w:widowControl w:val="0"/>
        <w:pBdr>
          <w:top w:val="nil"/>
          <w:left w:val="nil"/>
          <w:bottom w:val="nil"/>
          <w:right w:val="nil"/>
          <w:between w:val="nil"/>
        </w:pBdr>
        <w:ind w:left="0"/>
      </w:pPr>
    </w:p>
    <w:p w14:paraId="000000E1" w14:textId="1FF890DF" w:rsidR="00EC6469" w:rsidRDefault="001D5FD2">
      <w:r>
        <w:t xml:space="preserve">Six core sessions over 16 hours walk participants through scripture and personal reflection. Each session builds on </w:t>
      </w:r>
      <w:del w:id="29" w:author="Robert Heffle" w:date="2026-05-07T10:12:00Z">
        <w:r w:rsidDel="007028A3">
          <w:delText>the last</w:delText>
        </w:r>
      </w:del>
      <w:ins w:id="30" w:author="Robert Heffle" w:date="2026-05-07T10:12:00Z">
        <w:r w:rsidR="007028A3">
          <w:t>the one prior, or before</w:t>
        </w:r>
      </w:ins>
      <w:r>
        <w:t>.</w:t>
      </w:r>
    </w:p>
    <w:p w14:paraId="000000E2" w14:textId="77777777" w:rsidR="00EC6469" w:rsidRDefault="00EC6469">
      <w:pPr>
        <w:widowControl w:val="0"/>
        <w:pBdr>
          <w:top w:val="nil"/>
          <w:left w:val="nil"/>
          <w:bottom w:val="nil"/>
          <w:right w:val="nil"/>
          <w:between w:val="nil"/>
        </w:pBdr>
        <w:ind w:left="0"/>
      </w:pPr>
    </w:p>
    <w:p w14:paraId="000000E3" w14:textId="77777777" w:rsidR="00EC6469" w:rsidRDefault="001D5FD2">
      <w:r>
        <w:t>[idx-044]</w:t>
      </w:r>
    </w:p>
    <w:p w14:paraId="000000E4" w14:textId="77777777" w:rsidR="00EC6469" w:rsidRDefault="00EC6469">
      <w:pPr>
        <w:widowControl w:val="0"/>
        <w:pBdr>
          <w:top w:val="nil"/>
          <w:left w:val="nil"/>
          <w:bottom w:val="nil"/>
          <w:right w:val="nil"/>
          <w:between w:val="nil"/>
        </w:pBdr>
        <w:ind w:left="0"/>
      </w:pPr>
    </w:p>
    <w:p w14:paraId="000000E5" w14:textId="77777777" w:rsidR="00EC6469" w:rsidRDefault="001D5FD2">
      <w:r>
        <w:t>1 What Is a Wound of the Heart?</w:t>
      </w:r>
    </w:p>
    <w:p w14:paraId="000000E6" w14:textId="77777777" w:rsidR="00EC6469" w:rsidRDefault="00EC6469">
      <w:pPr>
        <w:widowControl w:val="0"/>
        <w:pBdr>
          <w:top w:val="nil"/>
          <w:left w:val="nil"/>
          <w:bottom w:val="nil"/>
          <w:right w:val="nil"/>
          <w:between w:val="nil"/>
        </w:pBdr>
        <w:ind w:left="0"/>
      </w:pPr>
    </w:p>
    <w:p w14:paraId="000000E7" w14:textId="77777777" w:rsidR="00EC6469" w:rsidRDefault="001D5FD2">
      <w:r>
        <w:t>[idx-045]</w:t>
      </w:r>
    </w:p>
    <w:p w14:paraId="000000E8" w14:textId="77777777" w:rsidR="00EC6469" w:rsidRDefault="00EC6469">
      <w:pPr>
        <w:widowControl w:val="0"/>
        <w:pBdr>
          <w:top w:val="nil"/>
          <w:left w:val="nil"/>
          <w:bottom w:val="nil"/>
          <w:right w:val="nil"/>
          <w:between w:val="nil"/>
        </w:pBdr>
        <w:ind w:left="0"/>
      </w:pPr>
    </w:p>
    <w:p w14:paraId="000000E9" w14:textId="35604582" w:rsidR="00EC6469" w:rsidRDefault="001D5FD2">
      <w:r>
        <w:t xml:space="preserve">Heart wounds can begin in </w:t>
      </w:r>
      <w:del w:id="31" w:author="Jaylene Peterson-Nyren" w:date="2026-05-07T15:00:00Z">
        <w:r w:rsidDel="00640C66">
          <w:delText xml:space="preserve">childhood, </w:delText>
        </w:r>
      </w:del>
      <w:ins w:id="32" w:author="Robert Heffle" w:date="2026-05-07T10:12:00Z">
        <w:del w:id="33" w:author="Jaylene Peterson-Nyren" w:date="2026-05-07T15:00:00Z">
          <w:r w:rsidR="007028A3" w:rsidDel="00640C66">
            <w:delText>and</w:delText>
          </w:r>
        </w:del>
      </w:ins>
      <w:ins w:id="34" w:author="Jaylene Peterson-Nyren" w:date="2026-05-07T20:38:00Z">
        <w:r w:rsidR="00843C72">
          <w:t>childhood and</w:t>
        </w:r>
      </w:ins>
      <w:ins w:id="35" w:author="Robert Heffle" w:date="2026-05-07T10:12:00Z">
        <w:r w:rsidR="007028A3">
          <w:t xml:space="preserve"> occur anytime during our lives</w:t>
        </w:r>
      </w:ins>
      <w:del w:id="36" w:author="Robert Heffle" w:date="2026-05-07T10:12:00Z">
        <w:r w:rsidDel="007028A3">
          <w:delText>young adulthood, or today</w:delText>
        </w:r>
      </w:del>
      <w:r>
        <w:t xml:space="preserve">. This session helps participants name and understand their wounds — from abuse and loss to historical trauma. </w:t>
      </w:r>
      <w:ins w:id="37" w:author="Robert Heffle" w:date="2026-05-07T10:13:00Z">
        <w:r w:rsidR="007028A3">
          <w:t>Identifying</w:t>
        </w:r>
      </w:ins>
      <w:ins w:id="38" w:author="Robert Heffle" w:date="2026-05-07T10:12:00Z">
        <w:r w:rsidR="007028A3">
          <w:t xml:space="preserve"> and </w:t>
        </w:r>
      </w:ins>
      <w:ins w:id="39" w:author="Robert Heffle" w:date="2026-05-07T10:13:00Z">
        <w:r w:rsidR="007028A3">
          <w:t xml:space="preserve">acknowledging </w:t>
        </w:r>
      </w:ins>
      <w:del w:id="40" w:author="Robert Heffle" w:date="2026-05-07T10:12:00Z">
        <w:r w:rsidDel="007028A3">
          <w:delText xml:space="preserve">Naming </w:delText>
        </w:r>
      </w:del>
      <w:r>
        <w:t>the wound is the first step toward healing it.</w:t>
      </w:r>
    </w:p>
    <w:p w14:paraId="000000EA" w14:textId="77777777" w:rsidR="00EC6469" w:rsidRDefault="00EC6469">
      <w:pPr>
        <w:widowControl w:val="0"/>
        <w:pBdr>
          <w:top w:val="nil"/>
          <w:left w:val="nil"/>
          <w:bottom w:val="nil"/>
          <w:right w:val="nil"/>
          <w:between w:val="nil"/>
        </w:pBdr>
        <w:ind w:left="0"/>
      </w:pPr>
    </w:p>
    <w:p w14:paraId="000000EB" w14:textId="77777777" w:rsidR="00EC6469" w:rsidRDefault="001D5FD2">
      <w:r>
        <w:t>[idx-046]</w:t>
      </w:r>
    </w:p>
    <w:p w14:paraId="000000EC" w14:textId="77777777" w:rsidR="00EC6469" w:rsidRDefault="00EC6469">
      <w:pPr>
        <w:widowControl w:val="0"/>
        <w:pBdr>
          <w:top w:val="nil"/>
          <w:left w:val="nil"/>
          <w:bottom w:val="nil"/>
          <w:right w:val="nil"/>
          <w:between w:val="nil"/>
        </w:pBdr>
        <w:ind w:left="0"/>
      </w:pPr>
    </w:p>
    <w:p w14:paraId="000000ED" w14:textId="77777777" w:rsidR="00EC6469" w:rsidRDefault="001D5FD2">
      <w:r>
        <w:t>2 What Can Help Our Heart Wounds Heal?</w:t>
      </w:r>
    </w:p>
    <w:p w14:paraId="000000EE" w14:textId="77777777" w:rsidR="00EC6469" w:rsidRDefault="00EC6469">
      <w:pPr>
        <w:widowControl w:val="0"/>
        <w:pBdr>
          <w:top w:val="nil"/>
          <w:left w:val="nil"/>
          <w:bottom w:val="nil"/>
          <w:right w:val="nil"/>
          <w:between w:val="nil"/>
        </w:pBdr>
        <w:ind w:left="0"/>
      </w:pPr>
    </w:p>
    <w:p w14:paraId="000000EF" w14:textId="77777777" w:rsidR="00EC6469" w:rsidRDefault="001D5FD2">
      <w:r>
        <w:t>[idx-047]</w:t>
      </w:r>
    </w:p>
    <w:p w14:paraId="000000F0" w14:textId="77777777" w:rsidR="00EC6469" w:rsidRDefault="00EC6469">
      <w:pPr>
        <w:widowControl w:val="0"/>
        <w:pBdr>
          <w:top w:val="nil"/>
          <w:left w:val="nil"/>
          <w:bottom w:val="nil"/>
          <w:right w:val="nil"/>
          <w:between w:val="nil"/>
        </w:pBdr>
        <w:ind w:left="0"/>
      </w:pPr>
    </w:p>
    <w:p w14:paraId="000000F1" w14:textId="527A5610" w:rsidR="00EC6469" w:rsidRDefault="001D5FD2">
      <w:r>
        <w:t>Practical, Bible-based tools for the healing journey. Participants discover that healing is supported by community, prayer, and God</w:t>
      </w:r>
      <w:del w:id="41" w:author="Jaylene Peterson-Nyren" w:date="2026-05-07T13:37:00Z">
        <w:r w:rsidDel="00242D7C">
          <w:delText>'</w:delText>
        </w:r>
      </w:del>
      <w:ins w:id="42" w:author="Jaylene Peterson-Nyren" w:date="2026-05-07T13:37:00Z">
        <w:r w:rsidR="00242D7C">
          <w:t>’</w:t>
        </w:r>
      </w:ins>
      <w:r>
        <w:t>s Word. Exercises move learning from the head to the heart — where lasting change</w:t>
      </w:r>
      <w:ins w:id="43" w:author="Robert Heffle" w:date="2026-05-07T10:13:00Z">
        <w:r w:rsidR="007028A3">
          <w:t xml:space="preserve"> and healing</w:t>
        </w:r>
      </w:ins>
      <w:r>
        <w:t xml:space="preserve"> happens.</w:t>
      </w:r>
    </w:p>
    <w:p w14:paraId="000000F2" w14:textId="77777777" w:rsidR="00EC6469" w:rsidRDefault="00EC6469">
      <w:pPr>
        <w:widowControl w:val="0"/>
        <w:pBdr>
          <w:top w:val="nil"/>
          <w:left w:val="nil"/>
          <w:bottom w:val="nil"/>
          <w:right w:val="nil"/>
          <w:between w:val="nil"/>
        </w:pBdr>
        <w:ind w:left="0"/>
      </w:pPr>
    </w:p>
    <w:p w14:paraId="000000F3" w14:textId="77777777" w:rsidR="00EC6469" w:rsidRDefault="001D5FD2">
      <w:r>
        <w:t>[idx-048]</w:t>
      </w:r>
    </w:p>
    <w:p w14:paraId="000000F4" w14:textId="77777777" w:rsidR="00EC6469" w:rsidRDefault="00EC6469">
      <w:pPr>
        <w:widowControl w:val="0"/>
        <w:pBdr>
          <w:top w:val="nil"/>
          <w:left w:val="nil"/>
          <w:bottom w:val="nil"/>
          <w:right w:val="nil"/>
          <w:between w:val="nil"/>
        </w:pBdr>
        <w:ind w:left="0"/>
      </w:pPr>
    </w:p>
    <w:p w14:paraId="000000F5" w14:textId="77777777" w:rsidR="00EC6469" w:rsidRDefault="001D5FD2">
      <w:r>
        <w:t>3 What Happens When Someone Is Grieving?</w:t>
      </w:r>
    </w:p>
    <w:p w14:paraId="000000F6" w14:textId="77777777" w:rsidR="00EC6469" w:rsidRDefault="00EC6469">
      <w:pPr>
        <w:widowControl w:val="0"/>
        <w:pBdr>
          <w:top w:val="nil"/>
          <w:left w:val="nil"/>
          <w:bottom w:val="nil"/>
          <w:right w:val="nil"/>
          <w:between w:val="nil"/>
        </w:pBdr>
        <w:ind w:left="0"/>
      </w:pPr>
    </w:p>
    <w:p w14:paraId="000000F7" w14:textId="77777777" w:rsidR="00EC6469" w:rsidRDefault="001D5FD2">
      <w:r>
        <w:t>[idx-049]</w:t>
      </w:r>
    </w:p>
    <w:p w14:paraId="000000F8" w14:textId="77777777" w:rsidR="00EC6469" w:rsidRDefault="00EC6469">
      <w:pPr>
        <w:widowControl w:val="0"/>
        <w:pBdr>
          <w:top w:val="nil"/>
          <w:left w:val="nil"/>
          <w:bottom w:val="nil"/>
          <w:right w:val="nil"/>
          <w:between w:val="nil"/>
        </w:pBdr>
        <w:ind w:left="0"/>
      </w:pPr>
    </w:p>
    <w:p w14:paraId="000000F9" w14:textId="50464C17" w:rsidR="00EC6469" w:rsidRDefault="001D5FD2">
      <w:r>
        <w:t xml:space="preserve">A compassionate look at what grief looks like — and where people </w:t>
      </w:r>
      <w:ins w:id="44" w:author="Jaylene Peterson-Nyren" w:date="2026-05-07T13:38:00Z">
        <w:r w:rsidR="00012F5C">
          <w:t xml:space="preserve">can </w:t>
        </w:r>
      </w:ins>
      <w:r>
        <w:t xml:space="preserve">get stuck. When Roberta learned that Jesus </w:t>
      </w:r>
      <w:r w:rsidR="00CE58F2">
        <w:t>wept,</w:t>
      </w:r>
      <w:r>
        <w:t xml:space="preserve"> it gave her permission to feel. Understanding </w:t>
      </w:r>
      <w:ins w:id="45" w:author="Jaylene Peterson-Nyren" w:date="2026-05-07T13:37:00Z">
        <w:r w:rsidR="00242D7C">
          <w:t>gr</w:t>
        </w:r>
      </w:ins>
      <w:del w:id="46" w:author="Robert Heffle" w:date="2026-05-07T10:14:00Z">
        <w:r w:rsidDel="007028A3">
          <w:delText>gr</w:delText>
        </w:r>
      </w:del>
      <w:r>
        <w:t xml:space="preserve">ief — and knowing you don't have to stay </w:t>
      </w:r>
      <w:del w:id="47" w:author="Jaylene Peterson-Nyren" w:date="2026-05-07T13:40:00Z">
        <w:r w:rsidDel="00E12639">
          <w:delText xml:space="preserve">stuck </w:delText>
        </w:r>
      </w:del>
      <w:ins w:id="48" w:author="Jaylene Peterson-Nyren" w:date="2026-05-07T13:40:00Z">
        <w:r w:rsidR="00E12639">
          <w:t>there</w:t>
        </w:r>
        <w:r w:rsidR="00E12639">
          <w:t xml:space="preserve"> </w:t>
        </w:r>
      </w:ins>
      <w:r>
        <w:t xml:space="preserve">— </w:t>
      </w:r>
      <w:del w:id="49" w:author="Jaylene Peterson-Nyren" w:date="2026-05-07T13:41:00Z">
        <w:r w:rsidDel="009252A9">
          <w:delText xml:space="preserve">is </w:delText>
        </w:r>
      </w:del>
      <w:ins w:id="50" w:author="Jaylene Peterson-Nyren" w:date="2026-05-07T13:41:00Z">
        <w:r w:rsidR="009252A9">
          <w:t xml:space="preserve">is lifechanging. </w:t>
        </w:r>
      </w:ins>
      <w:del w:id="51" w:author="Jaylene Peterson-Nyren" w:date="2026-05-07T13:40:00Z">
        <w:r w:rsidDel="009F4DF4">
          <w:delText xml:space="preserve">deeply </w:delText>
        </w:r>
        <w:commentRangeStart w:id="52"/>
        <w:r w:rsidDel="009F4DF4">
          <w:delText>freeing</w:delText>
        </w:r>
        <w:commentRangeEnd w:id="52"/>
        <w:r w:rsidR="007028A3" w:rsidDel="009F4DF4">
          <w:rPr>
            <w:rStyle w:val="CommentReference"/>
            <w:sz w:val="26"/>
            <w:szCs w:val="26"/>
          </w:rPr>
          <w:commentReference w:id="52"/>
        </w:r>
        <w:r w:rsidDel="009F4DF4">
          <w:delText>.</w:delText>
        </w:r>
      </w:del>
      <w:ins w:id="53" w:author="Jaylene Peterson-Nyren" w:date="2026-05-07T13:41:00Z">
        <w:r w:rsidR="00047AED">
          <w:t xml:space="preserve"> </w:t>
        </w:r>
      </w:ins>
      <w:ins w:id="54" w:author="Robert Heffle" w:date="2026-05-07T10:13:00Z">
        <w:del w:id="55" w:author="Jaylene Peterson-Nyren" w:date="2026-05-07T13:41:00Z">
          <w:r w:rsidR="007028A3" w:rsidDel="00047AED">
            <w:delText xml:space="preserve">  </w:delText>
          </w:r>
        </w:del>
      </w:ins>
      <w:ins w:id="56" w:author="Robert Heffle" w:date="2026-05-07T10:14:00Z">
        <w:r w:rsidR="007028A3">
          <w:t xml:space="preserve">Using the cycle of grief and </w:t>
        </w:r>
        <w:del w:id="57" w:author="Jaylene Peterson-Nyren" w:date="2026-05-07T13:37:00Z">
          <w:r w:rsidR="007028A3" w:rsidDel="00A22263">
            <w:delText>Biblcal</w:delText>
          </w:r>
        </w:del>
      </w:ins>
      <w:ins w:id="58" w:author="Jaylene Peterson-Nyren" w:date="2026-05-07T13:37:00Z">
        <w:r w:rsidR="00A22263">
          <w:t>Biblical</w:t>
        </w:r>
      </w:ins>
      <w:ins w:id="59" w:author="Robert Heffle" w:date="2026-05-07T10:14:00Z">
        <w:r w:rsidR="007028A3">
          <w:t xml:space="preserve"> comparisons its clear we are designed to grieve loss.  Even J</w:t>
        </w:r>
      </w:ins>
      <w:ins w:id="60" w:author="Jaylene Peterson-Nyren" w:date="2026-05-07T13:42:00Z">
        <w:r w:rsidR="00A32AB8">
          <w:t>esus</w:t>
        </w:r>
      </w:ins>
      <w:ins w:id="61" w:author="Robert Heffle" w:date="2026-05-07T10:14:00Z">
        <w:del w:id="62" w:author="Jaylene Peterson-Nyren" w:date="2026-05-07T13:42:00Z">
          <w:r w:rsidR="007028A3" w:rsidDel="00A32AB8">
            <w:delText>ust</w:delText>
          </w:r>
        </w:del>
        <w:r w:rsidR="007028A3">
          <w:t xml:space="preserve"> wept</w:t>
        </w:r>
      </w:ins>
      <w:ins w:id="63" w:author="Jaylene Peterson-Nyren" w:date="2026-05-07T13:42:00Z">
        <w:r w:rsidR="00A32AB8">
          <w:t>. (John 11:35)</w:t>
        </w:r>
      </w:ins>
      <w:ins w:id="64" w:author="Robert Heffle" w:date="2026-05-07T10:14:00Z">
        <w:del w:id="65" w:author="Jaylene Peterson-Nyren" w:date="2026-05-07T13:42:00Z">
          <w:r w:rsidR="007028A3" w:rsidDel="00A32AB8">
            <w:delText xml:space="preserve"> (cite) </w:delText>
          </w:r>
        </w:del>
      </w:ins>
    </w:p>
    <w:p w14:paraId="000000FA" w14:textId="77777777" w:rsidR="00EC6469" w:rsidRDefault="00EC6469">
      <w:pPr>
        <w:widowControl w:val="0"/>
        <w:pBdr>
          <w:top w:val="nil"/>
          <w:left w:val="nil"/>
          <w:bottom w:val="nil"/>
          <w:right w:val="nil"/>
          <w:between w:val="nil"/>
        </w:pBdr>
        <w:ind w:left="0"/>
      </w:pPr>
    </w:p>
    <w:p w14:paraId="000000FB" w14:textId="77777777" w:rsidR="00EC6469" w:rsidRDefault="001D5FD2">
      <w:r>
        <w:t>[idx-050]</w:t>
      </w:r>
    </w:p>
    <w:p w14:paraId="000000FC" w14:textId="77777777" w:rsidR="00EC6469" w:rsidRDefault="00EC6469">
      <w:pPr>
        <w:widowControl w:val="0"/>
        <w:pBdr>
          <w:top w:val="nil"/>
          <w:left w:val="nil"/>
          <w:bottom w:val="nil"/>
          <w:right w:val="nil"/>
          <w:between w:val="nil"/>
        </w:pBdr>
        <w:ind w:left="0"/>
      </w:pPr>
    </w:p>
    <w:p w14:paraId="000000FD" w14:textId="77777777" w:rsidR="00EC6469" w:rsidRDefault="001D5FD2">
      <w:r>
        <w:t>4 If God Loves Us, Why Do We Suffer?</w:t>
      </w:r>
    </w:p>
    <w:p w14:paraId="000000FE" w14:textId="77777777" w:rsidR="00EC6469" w:rsidRDefault="00EC6469">
      <w:pPr>
        <w:widowControl w:val="0"/>
        <w:pBdr>
          <w:top w:val="nil"/>
          <w:left w:val="nil"/>
          <w:bottom w:val="nil"/>
          <w:right w:val="nil"/>
          <w:between w:val="nil"/>
        </w:pBdr>
        <w:ind w:left="0"/>
      </w:pPr>
    </w:p>
    <w:p w14:paraId="000000FF" w14:textId="77777777" w:rsidR="00EC6469" w:rsidRDefault="001D5FD2">
      <w:r>
        <w:t>[idx-051]</w:t>
      </w:r>
    </w:p>
    <w:p w14:paraId="00000100" w14:textId="77777777" w:rsidR="00EC6469" w:rsidRDefault="00EC6469">
      <w:pPr>
        <w:widowControl w:val="0"/>
        <w:pBdr>
          <w:top w:val="nil"/>
          <w:left w:val="nil"/>
          <w:bottom w:val="nil"/>
          <w:right w:val="nil"/>
          <w:between w:val="nil"/>
        </w:pBdr>
        <w:ind w:left="0"/>
      </w:pPr>
    </w:p>
    <w:p w14:paraId="00000101" w14:textId="3EFCEA67" w:rsidR="00EC6469" w:rsidRDefault="001D5FD2">
      <w:del w:id="66" w:author="Robert Heffle" w:date="2026-05-07T10:15:00Z">
        <w:r w:rsidDel="007028A3">
          <w:delText xml:space="preserve">Perhaps the most honest question we </w:delText>
        </w:r>
        <w:commentRangeStart w:id="67"/>
        <w:r w:rsidDel="007028A3">
          <w:delText>carry</w:delText>
        </w:r>
      </w:del>
      <w:commentRangeEnd w:id="67"/>
      <w:r w:rsidR="007028A3">
        <w:rPr>
          <w:rStyle w:val="CommentReference"/>
          <w:sz w:val="26"/>
          <w:szCs w:val="26"/>
        </w:rPr>
        <w:commentReference w:id="67"/>
      </w:r>
      <w:del w:id="68" w:author="Robert Heffle" w:date="2026-05-07T10:15:00Z">
        <w:r w:rsidDel="007028A3">
          <w:delText xml:space="preserve">. This session doesn't avoid it — </w:delText>
        </w:r>
      </w:del>
      <w:r>
        <w:t xml:space="preserve">scripture shows that God is present </w:t>
      </w:r>
      <w:del w:id="69" w:author="Jaylene Peterson-Nyren" w:date="2026-05-07T13:42:00Z">
        <w:r w:rsidDel="008E04DC">
          <w:delText>in</w:delText>
        </w:r>
      </w:del>
      <w:ins w:id="70" w:author="Robert Heffle" w:date="2026-05-07T10:15:00Z">
        <w:del w:id="71" w:author="Jaylene Peterson-Nyren" w:date="2026-05-07T13:42:00Z">
          <w:r w:rsidR="007028A3" w:rsidDel="008E04DC">
            <w:delText xml:space="preserve">  human</w:delText>
          </w:r>
        </w:del>
      </w:ins>
      <w:ins w:id="72" w:author="Jaylene Peterson-Nyren" w:date="2026-05-07T13:42:00Z">
        <w:r w:rsidR="008E04DC">
          <w:t>in human</w:t>
        </w:r>
      </w:ins>
      <w:r>
        <w:t xml:space="preserve"> suffering, not absent from it. </w:t>
      </w:r>
      <w:ins w:id="73" w:author="Robert Heffle" w:date="2026-05-07T10:15:00Z">
        <w:r w:rsidR="007028A3">
          <w:t xml:space="preserve">Scripture </w:t>
        </w:r>
      </w:ins>
      <w:ins w:id="74" w:author="Robert Heffle" w:date="2026-05-07T10:16:00Z">
        <w:r w:rsidR="007028A3">
          <w:t>also shows that God ……….</w:t>
        </w:r>
      </w:ins>
      <w:del w:id="75" w:author="Robert Heffle" w:date="2026-05-07T10:16:00Z">
        <w:r w:rsidDel="007028A3">
          <w:delText>Your</w:delText>
        </w:r>
      </w:del>
      <w:r>
        <w:t xml:space="preserve"> </w:t>
      </w:r>
      <w:ins w:id="76" w:author="Robert Heffle" w:date="2026-05-07T10:16:00Z">
        <w:r w:rsidR="007028A3">
          <w:t>P</w:t>
        </w:r>
      </w:ins>
      <w:del w:id="77" w:author="Robert Heffle" w:date="2026-05-07T10:16:00Z">
        <w:r w:rsidDel="007028A3">
          <w:delText>p</w:delText>
        </w:r>
      </w:del>
      <w:r>
        <w:t>ain is not a sign God has left you</w:t>
      </w:r>
      <w:del w:id="78" w:author="Robert Heffle" w:date="2026-05-07T10:16:00Z">
        <w:r w:rsidDel="007028A3">
          <w:delText>.</w:delText>
        </w:r>
      </w:del>
      <w:r>
        <w:t xml:space="preserve"> He weeps with you.</w:t>
      </w:r>
    </w:p>
    <w:p w14:paraId="00000102" w14:textId="77777777" w:rsidR="00EC6469" w:rsidRDefault="00EC6469">
      <w:pPr>
        <w:widowControl w:val="0"/>
        <w:pBdr>
          <w:top w:val="nil"/>
          <w:left w:val="nil"/>
          <w:bottom w:val="nil"/>
          <w:right w:val="nil"/>
          <w:between w:val="nil"/>
        </w:pBdr>
        <w:ind w:left="0"/>
      </w:pPr>
    </w:p>
    <w:p w14:paraId="00000103" w14:textId="77777777" w:rsidR="00EC6469" w:rsidRDefault="001D5FD2">
      <w:r>
        <w:t>[idx-052]</w:t>
      </w:r>
    </w:p>
    <w:p w14:paraId="00000104" w14:textId="77777777" w:rsidR="00EC6469" w:rsidRDefault="00EC6469">
      <w:pPr>
        <w:widowControl w:val="0"/>
        <w:pBdr>
          <w:top w:val="nil"/>
          <w:left w:val="nil"/>
          <w:bottom w:val="nil"/>
          <w:right w:val="nil"/>
          <w:between w:val="nil"/>
        </w:pBdr>
        <w:ind w:left="0"/>
      </w:pPr>
    </w:p>
    <w:p w14:paraId="00000105" w14:textId="77777777" w:rsidR="00EC6469" w:rsidRDefault="001D5FD2">
      <w:r>
        <w:t>5 Bringing Our Pain to the Cross &amp; Forgiving Others</w:t>
      </w:r>
    </w:p>
    <w:p w14:paraId="00000106" w14:textId="77777777" w:rsidR="00EC6469" w:rsidRDefault="00EC6469">
      <w:pPr>
        <w:widowControl w:val="0"/>
        <w:pBdr>
          <w:top w:val="nil"/>
          <w:left w:val="nil"/>
          <w:bottom w:val="nil"/>
          <w:right w:val="nil"/>
          <w:between w:val="nil"/>
        </w:pBdr>
        <w:ind w:left="0"/>
      </w:pPr>
    </w:p>
    <w:p w14:paraId="00000107" w14:textId="77777777" w:rsidR="00EC6469" w:rsidRDefault="001D5FD2">
      <w:r>
        <w:t>[idx-053]</w:t>
      </w:r>
    </w:p>
    <w:p w14:paraId="00000108" w14:textId="77777777" w:rsidR="00EC6469" w:rsidRDefault="00EC6469">
      <w:pPr>
        <w:widowControl w:val="0"/>
        <w:pBdr>
          <w:top w:val="nil"/>
          <w:left w:val="nil"/>
          <w:bottom w:val="nil"/>
          <w:right w:val="nil"/>
          <w:between w:val="nil"/>
        </w:pBdr>
        <w:ind w:left="0"/>
      </w:pPr>
    </w:p>
    <w:p w14:paraId="00000109" w14:textId="55B78569" w:rsidR="00EC6469" w:rsidRDefault="001D5FD2">
      <w:r>
        <w:t xml:space="preserve">One of the most powerful — and most </w:t>
      </w:r>
      <w:ins w:id="79" w:author="Jaylene Peterson-Nyren" w:date="2026-05-07T13:43:00Z">
        <w:r w:rsidR="008E04DC">
          <w:t>impactful</w:t>
        </w:r>
      </w:ins>
      <w:commentRangeStart w:id="80"/>
      <w:del w:id="81" w:author="Jaylene Peterson-Nyren" w:date="2026-05-07T13:43:00Z">
        <w:r w:rsidDel="008E04DC">
          <w:delText>difficult</w:delText>
        </w:r>
        <w:commentRangeEnd w:id="80"/>
        <w:r w:rsidR="007028A3" w:rsidDel="008E04DC">
          <w:rPr>
            <w:rStyle w:val="CommentReference"/>
            <w:sz w:val="26"/>
            <w:szCs w:val="26"/>
          </w:rPr>
          <w:commentReference w:id="80"/>
        </w:r>
        <w:r w:rsidDel="008E04DC">
          <w:delText xml:space="preserve"> —</w:delText>
        </w:r>
      </w:del>
      <w:r>
        <w:t xml:space="preserve"> sessions. </w:t>
      </w:r>
      <w:ins w:id="82" w:author="Jaylene Peterson-Nyren" w:date="2026-05-07T13:43:00Z">
        <w:r w:rsidR="008E04DC">
          <w:t xml:space="preserve"> </w:t>
        </w:r>
      </w:ins>
      <w:r>
        <w:t>Participants are gently led through releasing pain and beginning the journey of forgiveness. There is no force, no timeline. You go only where you are ready to go, supported by the community around you.</w:t>
      </w:r>
    </w:p>
    <w:p w14:paraId="0000010A" w14:textId="77777777" w:rsidR="00EC6469" w:rsidRDefault="00EC6469">
      <w:pPr>
        <w:widowControl w:val="0"/>
        <w:pBdr>
          <w:top w:val="nil"/>
          <w:left w:val="nil"/>
          <w:bottom w:val="nil"/>
          <w:right w:val="nil"/>
          <w:between w:val="nil"/>
        </w:pBdr>
        <w:ind w:left="0"/>
      </w:pPr>
    </w:p>
    <w:p w14:paraId="0000010B" w14:textId="77777777" w:rsidR="00EC6469" w:rsidRDefault="001D5FD2">
      <w:r>
        <w:t>[idx-054]</w:t>
      </w:r>
    </w:p>
    <w:p w14:paraId="0000010C" w14:textId="77777777" w:rsidR="00EC6469" w:rsidRDefault="00EC6469">
      <w:pPr>
        <w:widowControl w:val="0"/>
        <w:pBdr>
          <w:top w:val="nil"/>
          <w:left w:val="nil"/>
          <w:bottom w:val="nil"/>
          <w:right w:val="nil"/>
          <w:between w:val="nil"/>
        </w:pBdr>
        <w:ind w:left="0"/>
      </w:pPr>
    </w:p>
    <w:p w14:paraId="0000010D" w14:textId="77777777" w:rsidR="00EC6469" w:rsidRDefault="001D5FD2">
      <w:r>
        <w:t>6 Looking Back, Looking Forward — Closing with Hope</w:t>
      </w:r>
    </w:p>
    <w:p w14:paraId="0000010E" w14:textId="77777777" w:rsidR="00EC6469" w:rsidRDefault="00EC6469">
      <w:pPr>
        <w:widowControl w:val="0"/>
        <w:pBdr>
          <w:top w:val="nil"/>
          <w:left w:val="nil"/>
          <w:bottom w:val="nil"/>
          <w:right w:val="nil"/>
          <w:between w:val="nil"/>
        </w:pBdr>
        <w:ind w:left="0"/>
      </w:pPr>
    </w:p>
    <w:p w14:paraId="0000010F" w14:textId="77777777" w:rsidR="00EC6469" w:rsidRDefault="001D5FD2">
      <w:r>
        <w:t>[idx-055]</w:t>
      </w:r>
    </w:p>
    <w:p w14:paraId="00000110" w14:textId="77777777" w:rsidR="00EC6469" w:rsidRDefault="00EC6469">
      <w:pPr>
        <w:widowControl w:val="0"/>
        <w:pBdr>
          <w:top w:val="nil"/>
          <w:left w:val="nil"/>
          <w:bottom w:val="nil"/>
          <w:right w:val="nil"/>
          <w:between w:val="nil"/>
        </w:pBdr>
        <w:ind w:left="0"/>
      </w:pPr>
    </w:p>
    <w:p w14:paraId="00000111" w14:textId="5A6D83F0" w:rsidR="00EC6469" w:rsidRDefault="007F0CA2">
      <w:ins w:id="83" w:author="Jaylene Peterson-Nyren" w:date="2026-05-07T13:45:00Z">
        <w:r>
          <w:t xml:space="preserve">The closing session brings everything together - </w:t>
        </w:r>
      </w:ins>
      <w:del w:id="84" w:author="Robert Heffle" w:date="2026-05-07T10:18:00Z">
        <w:r w:rsidR="001D5FD2" w:rsidDel="007028A3">
          <w:delText xml:space="preserve">The closing session brings everything together — </w:delText>
        </w:r>
      </w:del>
      <w:ins w:id="85" w:author="Jaylene Peterson-Nyren" w:date="2026-05-07T13:45:00Z">
        <w:r>
          <w:t>l</w:t>
        </w:r>
      </w:ins>
      <w:del w:id="86" w:author="Jaylene Peterson-Nyren" w:date="2026-05-07T13:44:00Z">
        <w:r w:rsidR="001D5FD2" w:rsidDel="00A85B48">
          <w:delText>l</w:delText>
        </w:r>
      </w:del>
      <w:r w:rsidR="001D5FD2">
        <w:t>ooking back at the journey and forward with hope. Participants also begin seeing how they can share this with their own communities. The healing group is not a one-and-done; it's the beginning of a lifelong journey.</w:t>
      </w:r>
      <w:ins w:id="87" w:author="Jaylene Peterson-Nyren" w:date="2026-05-07T13:46:00Z">
        <w:r w:rsidR="006730B5">
          <w:t xml:space="preserve"> </w:t>
        </w:r>
      </w:ins>
    </w:p>
    <w:p w14:paraId="00000112" w14:textId="77777777" w:rsidR="00EC6469" w:rsidRDefault="00EC6469">
      <w:pPr>
        <w:widowControl w:val="0"/>
        <w:pBdr>
          <w:top w:val="nil"/>
          <w:left w:val="nil"/>
          <w:bottom w:val="nil"/>
          <w:right w:val="nil"/>
          <w:between w:val="nil"/>
        </w:pBdr>
        <w:ind w:left="0"/>
      </w:pPr>
    </w:p>
    <w:p w14:paraId="00000113" w14:textId="77777777" w:rsidR="00EC6469" w:rsidRDefault="001D5FD2">
      <w:r>
        <w:t>[idx-056]</w:t>
      </w:r>
    </w:p>
    <w:p w14:paraId="00000114" w14:textId="77777777" w:rsidR="00EC6469" w:rsidRDefault="00EC6469">
      <w:pPr>
        <w:widowControl w:val="0"/>
        <w:pBdr>
          <w:top w:val="nil"/>
          <w:left w:val="nil"/>
          <w:bottom w:val="nil"/>
          <w:right w:val="nil"/>
          <w:between w:val="nil"/>
        </w:pBdr>
        <w:ind w:left="0"/>
      </w:pPr>
    </w:p>
    <w:p w14:paraId="00000115" w14:textId="77777777" w:rsidR="00EC6469" w:rsidRDefault="001D5FD2">
      <w:r>
        <w:t>Over 390 scriptures woven throughout all six sessions using the Restoring Hope Bible.</w:t>
      </w:r>
    </w:p>
    <w:p w14:paraId="00000116" w14:textId="77777777" w:rsidR="00EC6469" w:rsidRDefault="00EC6469">
      <w:pPr>
        <w:widowControl w:val="0"/>
        <w:pBdr>
          <w:top w:val="nil"/>
          <w:left w:val="nil"/>
          <w:bottom w:val="nil"/>
          <w:right w:val="nil"/>
          <w:between w:val="nil"/>
        </w:pBdr>
        <w:ind w:left="0"/>
      </w:pPr>
    </w:p>
    <w:p w14:paraId="00000117" w14:textId="77777777" w:rsidR="00EC6469" w:rsidRDefault="001D5FD2">
      <w:r>
        <w:t>[idx-057]</w:t>
      </w:r>
    </w:p>
    <w:p w14:paraId="00000118" w14:textId="77777777" w:rsidR="00EC6469" w:rsidRDefault="00EC6469">
      <w:pPr>
        <w:widowControl w:val="0"/>
        <w:pBdr>
          <w:top w:val="nil"/>
          <w:left w:val="nil"/>
          <w:bottom w:val="nil"/>
          <w:right w:val="nil"/>
          <w:between w:val="nil"/>
        </w:pBdr>
        <w:ind w:left="0"/>
      </w:pPr>
    </w:p>
    <w:p w14:paraId="00000119" w14:textId="77777777" w:rsidR="00EC6469" w:rsidRDefault="001D5FD2">
      <w:r>
        <w:t>✦ What Is a Prayer Warrior? How Is Prayer Woven Into Every Session?</w:t>
      </w:r>
    </w:p>
    <w:p w14:paraId="0000011A" w14:textId="77777777" w:rsidR="00EC6469" w:rsidRDefault="00EC6469">
      <w:pPr>
        <w:widowControl w:val="0"/>
        <w:pBdr>
          <w:top w:val="nil"/>
          <w:left w:val="nil"/>
          <w:bottom w:val="nil"/>
          <w:right w:val="nil"/>
          <w:between w:val="nil"/>
        </w:pBdr>
        <w:ind w:left="0"/>
      </w:pPr>
    </w:p>
    <w:p w14:paraId="0000011B" w14:textId="77777777" w:rsidR="00EC6469" w:rsidRDefault="001D5FD2">
      <w:r>
        <w:t>[idx-058]</w:t>
      </w:r>
    </w:p>
    <w:p w14:paraId="0000011C" w14:textId="77777777" w:rsidR="00EC6469" w:rsidRDefault="00EC6469">
      <w:pPr>
        <w:widowControl w:val="0"/>
        <w:pBdr>
          <w:top w:val="nil"/>
          <w:left w:val="nil"/>
          <w:bottom w:val="nil"/>
          <w:right w:val="nil"/>
          <w:between w:val="nil"/>
        </w:pBdr>
        <w:ind w:left="0"/>
      </w:pPr>
    </w:p>
    <w:p w14:paraId="0000011D" w14:textId="77777777" w:rsidR="00EC6469" w:rsidRDefault="001D5FD2">
      <w:r>
        <w:t>A Prayer Warrior has been through the healing group. They want to support others — not as a facilitator, but through prayer. They pray before, during, and after every session — for every participant, those who could not attend, and the facilitators.</w:t>
      </w:r>
    </w:p>
    <w:p w14:paraId="0000011E" w14:textId="77777777" w:rsidR="00EC6469" w:rsidRDefault="00EC6469">
      <w:pPr>
        <w:widowControl w:val="0"/>
        <w:pBdr>
          <w:top w:val="nil"/>
          <w:left w:val="nil"/>
          <w:bottom w:val="nil"/>
          <w:right w:val="nil"/>
          <w:between w:val="nil"/>
        </w:pBdr>
        <w:ind w:left="0"/>
      </w:pPr>
    </w:p>
    <w:p w14:paraId="0000011F" w14:textId="77777777" w:rsidR="00EC6469" w:rsidRDefault="001D5FD2">
      <w:r>
        <w:lastRenderedPageBreak/>
        <w:t>[idx-059]</w:t>
      </w:r>
    </w:p>
    <w:p w14:paraId="00000120" w14:textId="77777777" w:rsidR="00EC6469" w:rsidRDefault="00EC6469">
      <w:pPr>
        <w:widowControl w:val="0"/>
        <w:pBdr>
          <w:top w:val="nil"/>
          <w:left w:val="nil"/>
          <w:bottom w:val="nil"/>
          <w:right w:val="nil"/>
          <w:between w:val="nil"/>
        </w:pBdr>
        <w:ind w:left="0"/>
      </w:pPr>
    </w:p>
    <w:p w14:paraId="00000121" w14:textId="77777777" w:rsidR="00EC6469" w:rsidRDefault="001D5FD2">
      <w:r>
        <w:t>No one is missed. Prayer Warriors are also available one-on-one: if someone needs to talk outside the group, a Prayer Warrior is there. Every healing group is covered in prayer before it begins and once it closes.</w:t>
      </w:r>
    </w:p>
    <w:p w14:paraId="00000122" w14:textId="77777777" w:rsidR="00EC6469" w:rsidRDefault="00EC6469">
      <w:pPr>
        <w:widowControl w:val="0"/>
        <w:pBdr>
          <w:top w:val="nil"/>
          <w:left w:val="nil"/>
          <w:bottom w:val="nil"/>
          <w:right w:val="nil"/>
          <w:between w:val="nil"/>
        </w:pBdr>
        <w:ind w:left="0"/>
      </w:pPr>
    </w:p>
    <w:p w14:paraId="00000123" w14:textId="77777777" w:rsidR="00EC6469" w:rsidRDefault="001D5FD2">
      <w:r>
        <w:t>[idx-060]</w:t>
      </w:r>
    </w:p>
    <w:p w14:paraId="00000124" w14:textId="77777777" w:rsidR="00EC6469" w:rsidRDefault="00EC6469">
      <w:pPr>
        <w:widowControl w:val="0"/>
        <w:pBdr>
          <w:top w:val="nil"/>
          <w:left w:val="nil"/>
          <w:bottom w:val="nil"/>
          <w:right w:val="nil"/>
          <w:between w:val="nil"/>
        </w:pBdr>
        <w:ind w:left="0"/>
      </w:pPr>
    </w:p>
    <w:p w14:paraId="00000125" w14:textId="77777777" w:rsidR="00EC6469" w:rsidRDefault="001D5FD2">
      <w:r>
        <w:t>Ready to Begin?</w:t>
      </w:r>
    </w:p>
    <w:p w14:paraId="00000126" w14:textId="77777777" w:rsidR="00EC6469" w:rsidRDefault="00EC6469">
      <w:pPr>
        <w:widowControl w:val="0"/>
        <w:pBdr>
          <w:top w:val="nil"/>
          <w:left w:val="nil"/>
          <w:bottom w:val="nil"/>
          <w:right w:val="nil"/>
          <w:between w:val="nil"/>
        </w:pBdr>
        <w:ind w:left="0"/>
      </w:pPr>
    </w:p>
    <w:p w14:paraId="00000127" w14:textId="77777777" w:rsidR="00EC6469" w:rsidRDefault="001D5FD2">
      <w:r>
        <w:t>[idx-061]</w:t>
      </w:r>
    </w:p>
    <w:p w14:paraId="00000128" w14:textId="77777777" w:rsidR="00EC6469" w:rsidRDefault="00EC6469">
      <w:pPr>
        <w:widowControl w:val="0"/>
        <w:pBdr>
          <w:top w:val="nil"/>
          <w:left w:val="nil"/>
          <w:bottom w:val="nil"/>
          <w:right w:val="nil"/>
          <w:between w:val="nil"/>
        </w:pBdr>
        <w:ind w:left="0"/>
      </w:pPr>
    </w:p>
    <w:p w14:paraId="00000129" w14:textId="77777777" w:rsidR="00EC6469" w:rsidRDefault="001D5FD2">
      <w:r>
        <w:t>Sessions held on reservations, in villages, in cities. In-person and online. Lunch provided at in-person sessions. All are welcome — no faith background required.</w:t>
      </w:r>
    </w:p>
    <w:p w14:paraId="0000012A" w14:textId="77777777" w:rsidR="00EC6469" w:rsidRDefault="00EC6469">
      <w:pPr>
        <w:widowControl w:val="0"/>
        <w:pBdr>
          <w:top w:val="nil"/>
          <w:left w:val="nil"/>
          <w:bottom w:val="nil"/>
          <w:right w:val="nil"/>
          <w:between w:val="nil"/>
        </w:pBdr>
        <w:ind w:left="0"/>
      </w:pPr>
    </w:p>
    <w:p w14:paraId="0000012B" w14:textId="77777777" w:rsidR="00EC6469" w:rsidRDefault="001D5FD2">
      <w:r>
        <w:t>[idx-062]</w:t>
      </w:r>
    </w:p>
    <w:p w14:paraId="0000012C" w14:textId="77777777" w:rsidR="00EC6469" w:rsidRDefault="00EC6469">
      <w:pPr>
        <w:widowControl w:val="0"/>
        <w:pBdr>
          <w:top w:val="nil"/>
          <w:left w:val="nil"/>
          <w:bottom w:val="nil"/>
          <w:right w:val="nil"/>
          <w:between w:val="nil"/>
        </w:pBdr>
        <w:ind w:left="0"/>
      </w:pPr>
    </w:p>
    <w:p w14:paraId="0000012D" w14:textId="7DF80C43" w:rsidR="00EC6469" w:rsidRDefault="001D5FD2">
      <w:pPr>
        <w:rPr>
          <w:highlight w:val="yellow"/>
        </w:rPr>
      </w:pPr>
      <w:r>
        <w:t xml:space="preserve">Find a Healing Group </w:t>
      </w:r>
      <w:del w:id="88" w:author="Jaylene Peterson-Nyren" w:date="2026-05-07T13:48:00Z">
        <w:r w:rsidDel="00040EF1">
          <w:delText>-</w:delText>
        </w:r>
      </w:del>
      <w:r>
        <w:t xml:space="preserve"> </w:t>
      </w:r>
      <w:r>
        <w:rPr>
          <w:highlight w:val="yellow"/>
        </w:rPr>
        <w:t>where is the script?</w:t>
      </w:r>
      <w:ins w:id="89" w:author="Robert Heffle" w:date="2026-05-07T10:19:00Z">
        <w:r w:rsidR="00AE0CF4">
          <w:rPr>
            <w:highlight w:val="yellow"/>
          </w:rPr>
          <w:t xml:space="preserve"> Please visit limhope.org or….</w:t>
        </w:r>
      </w:ins>
    </w:p>
    <w:p w14:paraId="0000012E" w14:textId="77777777" w:rsidR="00EC6469" w:rsidRDefault="00EC6469">
      <w:pPr>
        <w:widowControl w:val="0"/>
        <w:pBdr>
          <w:top w:val="nil"/>
          <w:left w:val="nil"/>
          <w:bottom w:val="nil"/>
          <w:right w:val="nil"/>
          <w:between w:val="nil"/>
        </w:pBdr>
        <w:ind w:left="0"/>
      </w:pPr>
    </w:p>
    <w:p w14:paraId="0000012F" w14:textId="77777777" w:rsidR="00EC6469" w:rsidRDefault="001D5FD2">
      <w:r>
        <w:t>[idx-063]</w:t>
      </w:r>
    </w:p>
    <w:p w14:paraId="00000130" w14:textId="77777777" w:rsidR="00EC6469" w:rsidRDefault="00EC6469">
      <w:pPr>
        <w:widowControl w:val="0"/>
        <w:pBdr>
          <w:top w:val="nil"/>
          <w:left w:val="nil"/>
          <w:bottom w:val="nil"/>
          <w:right w:val="nil"/>
          <w:between w:val="nil"/>
        </w:pBdr>
        <w:ind w:left="0"/>
      </w:pPr>
    </w:p>
    <w:p w14:paraId="00000131" w14:textId="257BAEA7" w:rsidR="00EC6469" w:rsidRDefault="001D5FD2">
      <w:pPr>
        <w:rPr>
          <w:highlight w:val="yellow"/>
        </w:rPr>
      </w:pPr>
      <w:r>
        <w:t xml:space="preserve">Become a Facilitator </w:t>
      </w:r>
      <w:del w:id="90" w:author="Jaylene Peterson-Nyren" w:date="2026-05-07T13:48:00Z">
        <w:r w:rsidDel="00040EF1">
          <w:delText>-</w:delText>
        </w:r>
      </w:del>
      <w:r>
        <w:t xml:space="preserve"> </w:t>
      </w:r>
      <w:r>
        <w:rPr>
          <w:highlight w:val="yellow"/>
        </w:rPr>
        <w:t>Discussion Question for Robert</w:t>
      </w:r>
      <w:ins w:id="91" w:author="Jaylene Peterson-Nyren" w:date="2026-05-07T13:48:00Z">
        <w:r w:rsidR="00D37286">
          <w:rPr>
            <w:highlight w:val="yellow"/>
          </w:rPr>
          <w:t xml:space="preserve"> and find a better fit on website</w:t>
        </w:r>
      </w:ins>
      <w:r>
        <w:rPr>
          <w:highlight w:val="yellow"/>
        </w:rPr>
        <w:t xml:space="preserve">:  Do we need to add a different section that states LIM will come where we are invited?  And that directs others to the THI website for local facilitators?  </w:t>
      </w:r>
      <w:ins w:id="92" w:author="Robert Heffle" w:date="2026-05-07T10:19:00Z">
        <w:r w:rsidR="00AE0CF4">
          <w:rPr>
            <w:highlight w:val="yellow"/>
          </w:rPr>
          <w:t xml:space="preserve">LIM </w:t>
        </w:r>
        <w:del w:id="93" w:author="Jaylene Peterson-Nyren" w:date="2026-05-07T13:46:00Z">
          <w:r w:rsidR="00AE0CF4" w:rsidDel="00EB5EE8">
            <w:rPr>
              <w:highlight w:val="yellow"/>
            </w:rPr>
            <w:delText>workes</w:delText>
          </w:r>
        </w:del>
      </w:ins>
      <w:ins w:id="94" w:author="Jaylene Peterson-Nyren" w:date="2026-05-07T13:46:00Z">
        <w:r w:rsidR="00EB5EE8">
          <w:rPr>
            <w:highlight w:val="yellow"/>
          </w:rPr>
          <w:t>works</w:t>
        </w:r>
      </w:ins>
      <w:ins w:id="95" w:author="Robert Heffle" w:date="2026-05-07T10:19:00Z">
        <w:r w:rsidR="00AE0CF4">
          <w:rPr>
            <w:highlight w:val="yellow"/>
          </w:rPr>
          <w:t xml:space="preserve"> with tribes, churches and individuals that would like to hold </w:t>
        </w:r>
        <w:del w:id="96" w:author="Jaylene Peterson-Nyren" w:date="2026-05-07T13:48:00Z">
          <w:r w:rsidR="00AE0CF4" w:rsidDel="00040EF1">
            <w:rPr>
              <w:highlight w:val="yellow"/>
            </w:rPr>
            <w:delText>a  Healing</w:delText>
          </w:r>
        </w:del>
      </w:ins>
      <w:ins w:id="97" w:author="Jaylene Peterson-Nyren" w:date="2026-05-07T13:48:00Z">
        <w:r w:rsidR="00040EF1">
          <w:rPr>
            <w:highlight w:val="yellow"/>
          </w:rPr>
          <w:t>a Healing</w:t>
        </w:r>
      </w:ins>
      <w:ins w:id="98" w:author="Robert Heffle" w:date="2026-05-07T10:19:00Z">
        <w:r w:rsidR="00AE0CF4">
          <w:rPr>
            <w:highlight w:val="yellow"/>
          </w:rPr>
          <w:t xml:space="preserve"> Group in their community.  Train</w:t>
        </w:r>
      </w:ins>
      <w:ins w:id="99" w:author="Robert Heffle" w:date="2026-05-07T10:20:00Z">
        <w:r w:rsidR="00AE0CF4">
          <w:rPr>
            <w:highlight w:val="yellow"/>
          </w:rPr>
          <w:t>ings can be offered online, or in person.  Please contact XXX for more information.</w:t>
        </w:r>
      </w:ins>
    </w:p>
    <w:p w14:paraId="00000132" w14:textId="77777777" w:rsidR="00EC6469" w:rsidRDefault="00EC6469">
      <w:pPr>
        <w:widowControl w:val="0"/>
        <w:pBdr>
          <w:top w:val="nil"/>
          <w:left w:val="nil"/>
          <w:bottom w:val="nil"/>
          <w:right w:val="nil"/>
          <w:between w:val="nil"/>
        </w:pBdr>
        <w:ind w:left="0"/>
      </w:pPr>
    </w:p>
    <w:p w14:paraId="00000133" w14:textId="77777777" w:rsidR="00EC6469" w:rsidRDefault="001D5FD2">
      <w:pPr>
        <w:pStyle w:val="Heading3"/>
      </w:pPr>
      <w:bookmarkStart w:id="100" w:name="_gnq2n3ay5pzo" w:colFirst="0" w:colLast="0"/>
      <w:bookmarkEnd w:id="100"/>
      <w:r>
        <w:t>Other — Other</w:t>
      </w:r>
    </w:p>
    <w:p w14:paraId="00000134" w14:textId="77777777" w:rsidR="00EC6469" w:rsidRDefault="001D5FD2">
      <w:r>
        <w:t>[idx-064]</w:t>
      </w:r>
    </w:p>
    <w:p w14:paraId="00000135" w14:textId="77777777" w:rsidR="00EC6469" w:rsidRDefault="00EC6469">
      <w:pPr>
        <w:widowControl w:val="0"/>
        <w:pBdr>
          <w:top w:val="nil"/>
          <w:left w:val="nil"/>
          <w:bottom w:val="nil"/>
          <w:right w:val="nil"/>
          <w:between w:val="nil"/>
        </w:pBdr>
        <w:ind w:left="0"/>
      </w:pPr>
    </w:p>
    <w:p w14:paraId="00000136" w14:textId="77777777" w:rsidR="00EC6469" w:rsidRDefault="001D5FD2">
      <w:r>
        <w:t>Proclaim · Disciple · Heal</w:t>
      </w:r>
    </w:p>
    <w:p w14:paraId="00000137" w14:textId="77777777" w:rsidR="00EC6469" w:rsidRDefault="00EC6469">
      <w:pPr>
        <w:widowControl w:val="0"/>
        <w:pBdr>
          <w:top w:val="nil"/>
          <w:left w:val="nil"/>
          <w:bottom w:val="nil"/>
          <w:right w:val="nil"/>
          <w:between w:val="nil"/>
        </w:pBdr>
        <w:ind w:left="0"/>
      </w:pPr>
    </w:p>
    <w:p w14:paraId="00000138" w14:textId="77777777" w:rsidR="00EC6469" w:rsidRDefault="001D5FD2">
      <w:pPr>
        <w:pStyle w:val="Heading3"/>
      </w:pPr>
      <w:bookmarkStart w:id="101" w:name="_ko50rinyhhzb" w:colFirst="0" w:colLast="0"/>
      <w:bookmarkEnd w:id="101"/>
      <w:r>
        <w:t>Haskell Light Campus Ministry</w:t>
      </w:r>
    </w:p>
    <w:p w14:paraId="00000139" w14:textId="77777777" w:rsidR="00EC6469" w:rsidRDefault="001D5FD2">
      <w:r>
        <w:t>[idx-065]</w:t>
      </w:r>
    </w:p>
    <w:p w14:paraId="0000013A" w14:textId="77777777" w:rsidR="00EC6469" w:rsidRDefault="00EC6469">
      <w:pPr>
        <w:widowControl w:val="0"/>
        <w:pBdr>
          <w:top w:val="nil"/>
          <w:left w:val="nil"/>
          <w:bottom w:val="nil"/>
          <w:right w:val="nil"/>
          <w:between w:val="nil"/>
        </w:pBdr>
        <w:ind w:left="0"/>
      </w:pPr>
    </w:p>
    <w:p w14:paraId="0000013B" w14:textId="77777777" w:rsidR="00EC6469" w:rsidRDefault="001D5FD2">
      <w:r>
        <w:t>Haskell LIGHT</w:t>
      </w:r>
    </w:p>
    <w:p w14:paraId="0000013C" w14:textId="77777777" w:rsidR="00EC6469" w:rsidRDefault="00EC6469">
      <w:pPr>
        <w:widowControl w:val="0"/>
        <w:pBdr>
          <w:top w:val="nil"/>
          <w:left w:val="nil"/>
          <w:bottom w:val="nil"/>
          <w:right w:val="nil"/>
          <w:between w:val="nil"/>
        </w:pBdr>
        <w:ind w:left="0"/>
      </w:pPr>
    </w:p>
    <w:p w14:paraId="0000013D" w14:textId="77777777" w:rsidR="00EC6469" w:rsidRDefault="001D5FD2">
      <w:r>
        <w:t>[idx-066]</w:t>
      </w:r>
    </w:p>
    <w:p w14:paraId="0000013E" w14:textId="77777777" w:rsidR="00EC6469" w:rsidRDefault="00EC6469">
      <w:pPr>
        <w:widowControl w:val="0"/>
        <w:pBdr>
          <w:top w:val="nil"/>
          <w:left w:val="nil"/>
          <w:bottom w:val="nil"/>
          <w:right w:val="nil"/>
          <w:between w:val="nil"/>
        </w:pBdr>
        <w:ind w:left="0"/>
      </w:pPr>
    </w:p>
    <w:p w14:paraId="0000013F" w14:textId="77777777" w:rsidR="00EC6469" w:rsidRDefault="001D5FD2">
      <w:r>
        <w:t>At Haskell Indian Nations University in Lawrence, Kansas — home to students representing 575 tribes — our campus ministry center is more than a gathering place. It's a home away from home.</w:t>
      </w:r>
    </w:p>
    <w:p w14:paraId="00000140" w14:textId="77777777" w:rsidR="00EC6469" w:rsidRDefault="00EC6469">
      <w:pPr>
        <w:widowControl w:val="0"/>
        <w:pBdr>
          <w:top w:val="nil"/>
          <w:left w:val="nil"/>
          <w:bottom w:val="nil"/>
          <w:right w:val="nil"/>
          <w:between w:val="nil"/>
        </w:pBdr>
        <w:ind w:left="0"/>
      </w:pPr>
    </w:p>
    <w:p w14:paraId="00000141" w14:textId="77777777" w:rsidR="00EC6469" w:rsidRDefault="001D5FD2">
      <w:r>
        <w:t>[idx-067]</w:t>
      </w:r>
    </w:p>
    <w:p w14:paraId="00000142" w14:textId="77777777" w:rsidR="00EC6469" w:rsidRDefault="00EC6469">
      <w:pPr>
        <w:widowControl w:val="0"/>
        <w:pBdr>
          <w:top w:val="nil"/>
          <w:left w:val="nil"/>
          <w:bottom w:val="nil"/>
          <w:right w:val="nil"/>
          <w:between w:val="nil"/>
        </w:pBdr>
        <w:ind w:left="0"/>
      </w:pPr>
    </w:p>
    <w:p w14:paraId="00000143" w14:textId="77777777" w:rsidR="00EC6469" w:rsidRDefault="001D5FD2">
      <w:r>
        <w:t>Leo is Keetowah Cherokee and Western Shoshone. One day he asked Pola for a Bible — and shared it on social media. Leo began reading and didn't stop. Today, Leo is walking a new path, guided by faith.</w:t>
      </w:r>
    </w:p>
    <w:p w14:paraId="00000144" w14:textId="77777777" w:rsidR="00EC6469" w:rsidRDefault="00EC6469">
      <w:pPr>
        <w:widowControl w:val="0"/>
        <w:pBdr>
          <w:top w:val="nil"/>
          <w:left w:val="nil"/>
          <w:bottom w:val="nil"/>
          <w:right w:val="nil"/>
          <w:between w:val="nil"/>
        </w:pBdr>
        <w:ind w:left="0"/>
      </w:pPr>
    </w:p>
    <w:p w14:paraId="00000145" w14:textId="77777777" w:rsidR="00EC6469" w:rsidRDefault="001D5FD2">
      <w:r>
        <w:t>[idx-068]</w:t>
      </w:r>
    </w:p>
    <w:p w14:paraId="00000146" w14:textId="77777777" w:rsidR="00EC6469" w:rsidRDefault="00EC6469">
      <w:pPr>
        <w:widowControl w:val="0"/>
        <w:pBdr>
          <w:top w:val="nil"/>
          <w:left w:val="nil"/>
          <w:bottom w:val="nil"/>
          <w:right w:val="nil"/>
          <w:between w:val="nil"/>
        </w:pBdr>
        <w:ind w:left="0"/>
      </w:pPr>
    </w:p>
    <w:p w14:paraId="00000147" w14:textId="4967678D" w:rsidR="00EC6469" w:rsidRDefault="001D5FD2">
      <w:r>
        <w:t xml:space="preserve">Students come for meals and </w:t>
      </w:r>
      <w:r w:rsidR="00F71B83">
        <w:t>quilts but</w:t>
      </w:r>
      <w:r>
        <w:t xml:space="preserve"> stay for something deeper. A Bible study. A conversation. A meal. A reminder: "You don't have to change to be loved by God."</w:t>
      </w:r>
    </w:p>
    <w:p w14:paraId="00000148" w14:textId="77777777" w:rsidR="00EC6469" w:rsidRDefault="00EC6469">
      <w:pPr>
        <w:widowControl w:val="0"/>
        <w:pBdr>
          <w:top w:val="nil"/>
          <w:left w:val="nil"/>
          <w:bottom w:val="nil"/>
          <w:right w:val="nil"/>
          <w:between w:val="nil"/>
        </w:pBdr>
        <w:ind w:left="0"/>
      </w:pPr>
    </w:p>
    <w:p w14:paraId="00000149" w14:textId="77777777" w:rsidR="00EC6469" w:rsidRDefault="001D5FD2">
      <w:r>
        <w:t>[idx-069]</w:t>
      </w:r>
    </w:p>
    <w:p w14:paraId="0000014A" w14:textId="77777777" w:rsidR="00EC6469" w:rsidRDefault="00EC6469">
      <w:pPr>
        <w:widowControl w:val="0"/>
        <w:pBdr>
          <w:top w:val="nil"/>
          <w:left w:val="nil"/>
          <w:bottom w:val="nil"/>
          <w:right w:val="nil"/>
          <w:between w:val="nil"/>
        </w:pBdr>
        <w:ind w:left="0"/>
      </w:pPr>
    </w:p>
    <w:p w14:paraId="0000014B" w14:textId="77777777" w:rsidR="00EC6469" w:rsidRDefault="001D5FD2">
      <w:r>
        <w:t>♀ Sister 2 Sister — Women's Ministry</w:t>
      </w:r>
    </w:p>
    <w:p w14:paraId="0000014C" w14:textId="77777777" w:rsidR="00EC6469" w:rsidRDefault="00EC6469">
      <w:pPr>
        <w:widowControl w:val="0"/>
        <w:pBdr>
          <w:top w:val="nil"/>
          <w:left w:val="nil"/>
          <w:bottom w:val="nil"/>
          <w:right w:val="nil"/>
          <w:between w:val="nil"/>
        </w:pBdr>
        <w:ind w:left="0"/>
      </w:pPr>
    </w:p>
    <w:p w14:paraId="0000014D" w14:textId="77777777" w:rsidR="00EC6469" w:rsidRDefault="001D5FD2">
      <w:r>
        <w:t>[idx-070]</w:t>
      </w:r>
    </w:p>
    <w:p w14:paraId="0000014E" w14:textId="77777777" w:rsidR="00EC6469" w:rsidRDefault="00EC6469">
      <w:pPr>
        <w:widowControl w:val="0"/>
        <w:pBdr>
          <w:top w:val="nil"/>
          <w:left w:val="nil"/>
          <w:bottom w:val="nil"/>
          <w:right w:val="nil"/>
          <w:between w:val="nil"/>
        </w:pBdr>
        <w:ind w:left="0"/>
      </w:pPr>
    </w:p>
    <w:p w14:paraId="0000014F" w14:textId="77777777" w:rsidR="00EC6469" w:rsidRDefault="001D5FD2">
      <w:r>
        <w:t>A safe circle for Native women students to share, pray, and grow together. Sister 2 Sister builds deep trust through shared faith and culture — reminding each woman she is seen, known, and loved.</w:t>
      </w:r>
    </w:p>
    <w:p w14:paraId="00000150" w14:textId="77777777" w:rsidR="00EC6469" w:rsidRDefault="00EC6469">
      <w:pPr>
        <w:widowControl w:val="0"/>
        <w:pBdr>
          <w:top w:val="nil"/>
          <w:left w:val="nil"/>
          <w:bottom w:val="nil"/>
          <w:right w:val="nil"/>
          <w:between w:val="nil"/>
        </w:pBdr>
        <w:ind w:left="0"/>
      </w:pPr>
    </w:p>
    <w:p w14:paraId="00000151" w14:textId="77777777" w:rsidR="00EC6469" w:rsidRDefault="001D5FD2">
      <w:r>
        <w:t>[idx-071]</w:t>
      </w:r>
    </w:p>
    <w:p w14:paraId="00000152" w14:textId="77777777" w:rsidR="00EC6469" w:rsidRDefault="00EC6469">
      <w:pPr>
        <w:widowControl w:val="0"/>
        <w:pBdr>
          <w:top w:val="nil"/>
          <w:left w:val="nil"/>
          <w:bottom w:val="nil"/>
          <w:right w:val="nil"/>
          <w:between w:val="nil"/>
        </w:pBdr>
        <w:ind w:left="0"/>
      </w:pPr>
    </w:p>
    <w:p w14:paraId="00000153" w14:textId="77777777" w:rsidR="00EC6469" w:rsidRDefault="001D5FD2">
      <w:r>
        <w:t>♂ Real Warriors — Men's Ministry</w:t>
      </w:r>
    </w:p>
    <w:p w14:paraId="00000154" w14:textId="77777777" w:rsidR="00EC6469" w:rsidRDefault="00EC6469">
      <w:pPr>
        <w:widowControl w:val="0"/>
        <w:pBdr>
          <w:top w:val="nil"/>
          <w:left w:val="nil"/>
          <w:bottom w:val="nil"/>
          <w:right w:val="nil"/>
          <w:between w:val="nil"/>
        </w:pBdr>
        <w:ind w:left="0"/>
      </w:pPr>
    </w:p>
    <w:p w14:paraId="00000155" w14:textId="77777777" w:rsidR="00EC6469" w:rsidRDefault="001D5FD2">
      <w:r>
        <w:t>[idx-072]</w:t>
      </w:r>
    </w:p>
    <w:p w14:paraId="00000156" w14:textId="77777777" w:rsidR="00EC6469" w:rsidRDefault="00EC6469">
      <w:pPr>
        <w:widowControl w:val="0"/>
        <w:pBdr>
          <w:top w:val="nil"/>
          <w:left w:val="nil"/>
          <w:bottom w:val="nil"/>
          <w:right w:val="nil"/>
          <w:between w:val="nil"/>
        </w:pBdr>
        <w:ind w:left="0"/>
      </w:pPr>
    </w:p>
    <w:p w14:paraId="00000157" w14:textId="77777777" w:rsidR="00EC6469" w:rsidRDefault="001D5FD2">
      <w:r>
        <w:t>Real Warriors redefines strength for Native men — rooting true warrior identity in faith, responsibility, and community. A space to be honest, vulnerable, and held accountable in love.</w:t>
      </w:r>
    </w:p>
    <w:p w14:paraId="00000158" w14:textId="77777777" w:rsidR="00EC6469" w:rsidRDefault="00EC6469">
      <w:pPr>
        <w:widowControl w:val="0"/>
        <w:pBdr>
          <w:top w:val="nil"/>
          <w:left w:val="nil"/>
          <w:bottom w:val="nil"/>
          <w:right w:val="nil"/>
          <w:between w:val="nil"/>
        </w:pBdr>
        <w:ind w:left="0"/>
      </w:pPr>
    </w:p>
    <w:p w14:paraId="00000159" w14:textId="77777777" w:rsidR="00EC6469" w:rsidRDefault="001D5FD2">
      <w:r>
        <w:t>[idx-073]</w:t>
      </w:r>
    </w:p>
    <w:p w14:paraId="0000015A" w14:textId="77777777" w:rsidR="00EC6469" w:rsidRDefault="00EC6469">
      <w:pPr>
        <w:widowControl w:val="0"/>
        <w:pBdr>
          <w:top w:val="nil"/>
          <w:left w:val="nil"/>
          <w:bottom w:val="nil"/>
          <w:right w:val="nil"/>
          <w:between w:val="nil"/>
        </w:pBdr>
        <w:ind w:left="0"/>
      </w:pPr>
    </w:p>
    <w:p w14:paraId="0000015B" w14:textId="77777777" w:rsidR="00EC6469" w:rsidRDefault="001D5FD2">
      <w:r>
        <w:t>★ Champions in Training — All Students</w:t>
      </w:r>
    </w:p>
    <w:p w14:paraId="0000015C" w14:textId="77777777" w:rsidR="00EC6469" w:rsidRDefault="00EC6469">
      <w:pPr>
        <w:widowControl w:val="0"/>
        <w:pBdr>
          <w:top w:val="nil"/>
          <w:left w:val="nil"/>
          <w:bottom w:val="nil"/>
          <w:right w:val="nil"/>
          <w:between w:val="nil"/>
        </w:pBdr>
        <w:ind w:left="0"/>
      </w:pPr>
    </w:p>
    <w:p w14:paraId="0000015D" w14:textId="77777777" w:rsidR="00EC6469" w:rsidRDefault="001D5FD2">
      <w:r>
        <w:t>[idx-074]</w:t>
      </w:r>
    </w:p>
    <w:p w14:paraId="0000015E" w14:textId="77777777" w:rsidR="00EC6469" w:rsidRDefault="00EC6469">
      <w:pPr>
        <w:widowControl w:val="0"/>
        <w:pBdr>
          <w:top w:val="nil"/>
          <w:left w:val="nil"/>
          <w:bottom w:val="nil"/>
          <w:right w:val="nil"/>
          <w:between w:val="nil"/>
        </w:pBdr>
        <w:ind w:left="0"/>
      </w:pPr>
    </w:p>
    <w:p w14:paraId="0000015F" w14:textId="77777777" w:rsidR="00EC6469" w:rsidRDefault="001D5FD2">
      <w:r>
        <w:t>Leadership development rooted in biblical principles for all Haskell students. What starts as comfort becomes a calling — and we walk with students every step of the way.</w:t>
      </w:r>
    </w:p>
    <w:p w14:paraId="00000160" w14:textId="77777777" w:rsidR="00EC6469" w:rsidRDefault="00EC6469">
      <w:pPr>
        <w:widowControl w:val="0"/>
        <w:pBdr>
          <w:top w:val="nil"/>
          <w:left w:val="nil"/>
          <w:bottom w:val="nil"/>
          <w:right w:val="nil"/>
          <w:between w:val="nil"/>
        </w:pBdr>
        <w:ind w:left="0"/>
      </w:pPr>
    </w:p>
    <w:p w14:paraId="00000161" w14:textId="77777777" w:rsidR="00EC6469" w:rsidRDefault="001D5FD2">
      <w:r>
        <w:t>[idx-075]</w:t>
      </w:r>
    </w:p>
    <w:p w14:paraId="00000162" w14:textId="77777777" w:rsidR="00EC6469" w:rsidRDefault="00EC6469">
      <w:pPr>
        <w:widowControl w:val="0"/>
        <w:pBdr>
          <w:top w:val="nil"/>
          <w:left w:val="nil"/>
          <w:bottom w:val="nil"/>
          <w:right w:val="nil"/>
          <w:between w:val="nil"/>
        </w:pBdr>
        <w:ind w:left="0"/>
      </w:pPr>
    </w:p>
    <w:p w14:paraId="00000163" w14:textId="77777777" w:rsidR="00EC6469" w:rsidRDefault="001D5FD2">
      <w:r>
        <w:t>Support Haskell LIGHT</w:t>
      </w:r>
    </w:p>
    <w:p w14:paraId="00000164" w14:textId="77777777" w:rsidR="00EC6469" w:rsidRDefault="00EC6469">
      <w:pPr>
        <w:widowControl w:val="0"/>
        <w:pBdr>
          <w:top w:val="nil"/>
          <w:left w:val="nil"/>
          <w:bottom w:val="nil"/>
          <w:right w:val="nil"/>
          <w:between w:val="nil"/>
        </w:pBdr>
        <w:ind w:left="0"/>
      </w:pPr>
    </w:p>
    <w:p w14:paraId="00000165" w14:textId="77777777" w:rsidR="00EC6469" w:rsidRDefault="001D5FD2">
      <w:r>
        <w:t>[idx-076]</w:t>
      </w:r>
    </w:p>
    <w:p w14:paraId="00000166" w14:textId="77777777" w:rsidR="00EC6469" w:rsidRDefault="00EC6469">
      <w:pPr>
        <w:widowControl w:val="0"/>
        <w:pBdr>
          <w:top w:val="nil"/>
          <w:left w:val="nil"/>
          <w:bottom w:val="nil"/>
          <w:right w:val="nil"/>
          <w:between w:val="nil"/>
        </w:pBdr>
        <w:ind w:left="0"/>
      </w:pPr>
    </w:p>
    <w:p w14:paraId="00000167" w14:textId="77777777" w:rsidR="00EC6469" w:rsidRDefault="001D5FD2">
      <w:r>
        <w:t>Give to Campus Ministry</w:t>
      </w:r>
    </w:p>
    <w:p w14:paraId="00000168" w14:textId="77777777" w:rsidR="00EC6469" w:rsidRDefault="00EC6469">
      <w:pPr>
        <w:widowControl w:val="0"/>
        <w:pBdr>
          <w:top w:val="nil"/>
          <w:left w:val="nil"/>
          <w:bottom w:val="nil"/>
          <w:right w:val="nil"/>
          <w:between w:val="nil"/>
        </w:pBdr>
        <w:ind w:left="0"/>
      </w:pPr>
    </w:p>
    <w:p w14:paraId="00000169" w14:textId="296D5047" w:rsidR="00EC6469" w:rsidRDefault="001D5FD2">
      <w:pPr>
        <w:pStyle w:val="Heading3"/>
        <w:rPr>
          <w:highlight w:val="yellow"/>
        </w:rPr>
      </w:pPr>
      <w:bookmarkStart w:id="102" w:name="_8xmplycatt4h" w:colFirst="0" w:colLast="0"/>
      <w:bookmarkEnd w:id="102"/>
      <w:r>
        <w:t xml:space="preserve">Stories Of Transformation </w:t>
      </w:r>
      <w:ins w:id="103" w:author="Jaylene Peterson-Nyren" w:date="2026-05-07T13:49:00Z">
        <w:r w:rsidR="00B16526">
          <w:t>-</w:t>
        </w:r>
      </w:ins>
      <w:del w:id="104" w:author="Jaylene Peterson-Nyren" w:date="2026-05-07T13:49:00Z">
        <w:r w:rsidDel="00B16526">
          <w:delText>-</w:delText>
        </w:r>
      </w:del>
      <w:r>
        <w:t xml:space="preserve"> </w:t>
      </w:r>
      <w:r>
        <w:rPr>
          <w:highlight w:val="yellow"/>
        </w:rPr>
        <w:t>missing testimonies</w:t>
      </w:r>
      <w:ins w:id="105" w:author="Jaylene Peterson-Nyren" w:date="2026-05-07T16:09:00Z">
        <w:r w:rsidR="004B495B">
          <w:rPr>
            <w:highlight w:val="yellow"/>
          </w:rPr>
          <w:t xml:space="preserve">, </w:t>
        </w:r>
      </w:ins>
      <w:del w:id="106" w:author="Jaylene Peterson-Nyren" w:date="2026-05-07T16:09:00Z">
        <w:r w:rsidDel="004B495B">
          <w:rPr>
            <w:highlight w:val="yellow"/>
          </w:rPr>
          <w:delText>/</w:delText>
        </w:r>
      </w:del>
      <w:r>
        <w:rPr>
          <w:highlight w:val="yellow"/>
        </w:rPr>
        <w:t>videos in this script</w:t>
      </w:r>
    </w:p>
    <w:p w14:paraId="0000016A" w14:textId="19E3A34A" w:rsidR="00EC6469" w:rsidRDefault="001D5FD2">
      <w:r>
        <w:t>[idx-077]</w:t>
      </w:r>
    </w:p>
    <w:p w14:paraId="0000016B" w14:textId="77777777" w:rsidR="00EC6469" w:rsidRDefault="00EC6469">
      <w:pPr>
        <w:widowControl w:val="0"/>
        <w:pBdr>
          <w:top w:val="nil"/>
          <w:left w:val="nil"/>
          <w:bottom w:val="nil"/>
          <w:right w:val="nil"/>
          <w:between w:val="nil"/>
        </w:pBdr>
        <w:ind w:left="0"/>
      </w:pPr>
    </w:p>
    <w:p w14:paraId="0000016C" w14:textId="77777777" w:rsidR="00EC6469" w:rsidRDefault="001D5FD2">
      <w:pPr>
        <w:rPr>
          <w:highlight w:val="yellow"/>
        </w:rPr>
      </w:pPr>
      <w:r>
        <w:t xml:space="preserve">Stories of Transformation - </w:t>
      </w:r>
      <w:r>
        <w:rPr>
          <w:highlight w:val="yellow"/>
        </w:rPr>
        <w:t>Why is Roberta in here twice?  Where is the script?  Correct Inupiaq name to Kitigruak</w:t>
      </w:r>
    </w:p>
    <w:p w14:paraId="0000016D" w14:textId="77777777" w:rsidR="00EC6469" w:rsidRDefault="00EC6469">
      <w:pPr>
        <w:widowControl w:val="0"/>
        <w:pBdr>
          <w:top w:val="nil"/>
          <w:left w:val="nil"/>
          <w:bottom w:val="nil"/>
          <w:right w:val="nil"/>
          <w:between w:val="nil"/>
        </w:pBdr>
        <w:ind w:left="0"/>
      </w:pPr>
    </w:p>
    <w:p w14:paraId="0000016E" w14:textId="77777777" w:rsidR="00EC6469" w:rsidRDefault="001D5FD2">
      <w:pPr>
        <w:pStyle w:val="Heading3"/>
      </w:pPr>
      <w:bookmarkStart w:id="107" w:name="_c5ohnl1n6fnw" w:colFirst="0" w:colLast="0"/>
      <w:bookmarkEnd w:id="107"/>
      <w:r>
        <w:t>Video Library</w:t>
      </w:r>
    </w:p>
    <w:p w14:paraId="0000016F" w14:textId="77777777" w:rsidR="00EC6469" w:rsidRDefault="001D5FD2">
      <w:r>
        <w:t>[idx-081]</w:t>
      </w:r>
    </w:p>
    <w:p w14:paraId="00000170" w14:textId="77777777" w:rsidR="00EC6469" w:rsidRDefault="00EC6469">
      <w:pPr>
        <w:widowControl w:val="0"/>
        <w:pBdr>
          <w:top w:val="nil"/>
          <w:left w:val="nil"/>
          <w:bottom w:val="nil"/>
          <w:right w:val="nil"/>
          <w:between w:val="nil"/>
        </w:pBdr>
        <w:ind w:left="0"/>
      </w:pPr>
    </w:p>
    <w:p w14:paraId="00000171" w14:textId="77777777" w:rsidR="00EC6469" w:rsidRDefault="001D5FD2">
      <w:r>
        <w:t>Videos</w:t>
      </w:r>
    </w:p>
    <w:p w14:paraId="00000172" w14:textId="77777777" w:rsidR="00EC6469" w:rsidRDefault="00EC6469">
      <w:pPr>
        <w:widowControl w:val="0"/>
        <w:pBdr>
          <w:top w:val="nil"/>
          <w:left w:val="nil"/>
          <w:bottom w:val="nil"/>
          <w:right w:val="nil"/>
          <w:between w:val="nil"/>
        </w:pBdr>
        <w:ind w:left="0"/>
      </w:pPr>
    </w:p>
    <w:p w14:paraId="00000173" w14:textId="77777777" w:rsidR="00EC6469" w:rsidRDefault="001D5FD2">
      <w:pPr>
        <w:pStyle w:val="Heading3"/>
      </w:pPr>
      <w:bookmarkStart w:id="108" w:name="_o5rpf91c3d8c" w:colFirst="0" w:colLast="0"/>
      <w:bookmarkEnd w:id="108"/>
      <w:r>
        <w:t>From The Field</w:t>
      </w:r>
    </w:p>
    <w:p w14:paraId="00000174" w14:textId="77777777" w:rsidR="00EC6469" w:rsidRDefault="001D5FD2">
      <w:r>
        <w:t>[idx-082]</w:t>
      </w:r>
    </w:p>
    <w:p w14:paraId="00000175" w14:textId="77777777" w:rsidR="00EC6469" w:rsidRDefault="00EC6469">
      <w:pPr>
        <w:widowControl w:val="0"/>
        <w:pBdr>
          <w:top w:val="nil"/>
          <w:left w:val="nil"/>
          <w:bottom w:val="nil"/>
          <w:right w:val="nil"/>
          <w:between w:val="nil"/>
        </w:pBdr>
        <w:ind w:left="0"/>
      </w:pPr>
    </w:p>
    <w:p w14:paraId="00000176" w14:textId="77777777" w:rsidR="00EC6469" w:rsidRDefault="001D5FD2">
      <w:pPr>
        <w:rPr>
          <w:highlight w:val="yellow"/>
        </w:rPr>
      </w:pPr>
      <w:r>
        <w:t xml:space="preserve">Stories &amp; Updates - </w:t>
      </w:r>
      <w:r>
        <w:rPr>
          <w:highlight w:val="yellow"/>
        </w:rPr>
        <w:t xml:space="preserve">can we make the Read the Devotional a click button?  Or something more prominent?  Also, where is the script?  Discussion on ‘too many clicks to get in and out of this section to read quotes?  Can the “Watch out story” button take us to all videos instead? </w:t>
      </w:r>
    </w:p>
    <w:p w14:paraId="00000177" w14:textId="77777777" w:rsidR="00EC6469" w:rsidRDefault="00EC6469">
      <w:pPr>
        <w:widowControl w:val="0"/>
        <w:pBdr>
          <w:top w:val="nil"/>
          <w:left w:val="nil"/>
          <w:bottom w:val="nil"/>
          <w:right w:val="nil"/>
          <w:between w:val="nil"/>
        </w:pBdr>
        <w:ind w:left="0"/>
      </w:pPr>
    </w:p>
    <w:p w14:paraId="00000178" w14:textId="77777777" w:rsidR="00EC6469" w:rsidRDefault="001D5FD2">
      <w:r>
        <w:t>[idx-083]</w:t>
      </w:r>
    </w:p>
    <w:p w14:paraId="00000179" w14:textId="77777777" w:rsidR="00EC6469" w:rsidRDefault="00EC6469">
      <w:pPr>
        <w:widowControl w:val="0"/>
        <w:pBdr>
          <w:top w:val="nil"/>
          <w:left w:val="nil"/>
          <w:bottom w:val="nil"/>
          <w:right w:val="nil"/>
          <w:between w:val="nil"/>
        </w:pBdr>
        <w:ind w:left="0"/>
      </w:pPr>
    </w:p>
    <w:p w14:paraId="0000017A" w14:textId="4BCB0F16" w:rsidR="00EC6469" w:rsidRDefault="001D5FD2">
      <w:pPr>
        <w:rPr>
          <w:highlight w:val="yellow"/>
        </w:rPr>
      </w:pPr>
      <w:r>
        <w:t xml:space="preserve">I Can Do All Things Philippians 4:13 - </w:t>
      </w:r>
      <w:r>
        <w:rPr>
          <w:highlight w:val="yellow"/>
        </w:rPr>
        <w:t xml:space="preserve">remove the date </w:t>
      </w:r>
      <w:del w:id="109" w:author="Jaylene Peterson-Nyren" w:date="2026-05-07T15:02:00Z">
        <w:r w:rsidDel="00E1413F">
          <w:rPr>
            <w:highlight w:val="yellow"/>
          </w:rPr>
          <w:delText>here</w:delText>
        </w:r>
      </w:del>
      <w:ins w:id="110" w:author="Jaylene Peterson-Nyren" w:date="2026-05-07T15:02:00Z">
        <w:r w:rsidR="00E1413F">
          <w:rPr>
            <w:highlight w:val="yellow"/>
          </w:rPr>
          <w:t>here.</w:t>
        </w:r>
      </w:ins>
    </w:p>
    <w:p w14:paraId="0000017B" w14:textId="77777777" w:rsidR="00EC6469" w:rsidRDefault="00EC6469">
      <w:pPr>
        <w:widowControl w:val="0"/>
        <w:pBdr>
          <w:top w:val="nil"/>
          <w:left w:val="nil"/>
          <w:bottom w:val="nil"/>
          <w:right w:val="nil"/>
          <w:between w:val="nil"/>
        </w:pBdr>
        <w:ind w:left="0"/>
      </w:pPr>
    </w:p>
    <w:p w14:paraId="0000017C" w14:textId="77777777" w:rsidR="00EC6469" w:rsidRDefault="001D5FD2">
      <w:r>
        <w:t>[idx-084]</w:t>
      </w:r>
    </w:p>
    <w:p w14:paraId="0000017D" w14:textId="77777777" w:rsidR="00EC6469" w:rsidRDefault="00EC6469">
      <w:pPr>
        <w:widowControl w:val="0"/>
        <w:pBdr>
          <w:top w:val="nil"/>
          <w:left w:val="nil"/>
          <w:bottom w:val="nil"/>
          <w:right w:val="nil"/>
          <w:between w:val="nil"/>
        </w:pBdr>
        <w:ind w:left="0"/>
      </w:pPr>
    </w:p>
    <w:p w14:paraId="0000017E" w14:textId="77777777" w:rsidR="00EC6469" w:rsidRDefault="001D5FD2">
      <w:r>
        <w:t>If you are like me, you can recite this verse — but in real life, find yourself far from being able "to do all things." A devotional on what changes when we stop performing strength and start receiving it.</w:t>
      </w:r>
    </w:p>
    <w:p w14:paraId="0000017F" w14:textId="77777777" w:rsidR="00EC6469" w:rsidRDefault="00EC6469">
      <w:pPr>
        <w:widowControl w:val="0"/>
        <w:pBdr>
          <w:top w:val="nil"/>
          <w:left w:val="nil"/>
          <w:bottom w:val="nil"/>
          <w:right w:val="nil"/>
          <w:between w:val="nil"/>
        </w:pBdr>
        <w:ind w:left="0"/>
      </w:pPr>
    </w:p>
    <w:p w14:paraId="00000180" w14:textId="77777777" w:rsidR="00EC6469" w:rsidRDefault="001D5FD2">
      <w:r>
        <w:t>[idx-085]</w:t>
      </w:r>
    </w:p>
    <w:p w14:paraId="00000181" w14:textId="77777777" w:rsidR="00EC6469" w:rsidRDefault="00EC6469">
      <w:pPr>
        <w:widowControl w:val="0"/>
        <w:pBdr>
          <w:top w:val="nil"/>
          <w:left w:val="nil"/>
          <w:bottom w:val="nil"/>
          <w:right w:val="nil"/>
          <w:between w:val="nil"/>
        </w:pBdr>
        <w:ind w:left="0"/>
      </w:pPr>
    </w:p>
    <w:p w14:paraId="00000182" w14:textId="77777777" w:rsidR="00EC6469" w:rsidRDefault="001D5FD2">
      <w:r>
        <w:t>The Choice: Native OR Christian?</w:t>
      </w:r>
    </w:p>
    <w:p w14:paraId="00000183" w14:textId="77777777" w:rsidR="00EC6469" w:rsidRDefault="00EC6469">
      <w:pPr>
        <w:widowControl w:val="0"/>
        <w:pBdr>
          <w:top w:val="nil"/>
          <w:left w:val="nil"/>
          <w:bottom w:val="nil"/>
          <w:right w:val="nil"/>
          <w:between w:val="nil"/>
        </w:pBdr>
        <w:ind w:left="0"/>
      </w:pPr>
    </w:p>
    <w:p w14:paraId="00000184" w14:textId="77777777" w:rsidR="00EC6469" w:rsidRDefault="001D5FD2">
      <w:r>
        <w:t>[idx-086]</w:t>
      </w:r>
    </w:p>
    <w:p w14:paraId="00000185" w14:textId="77777777" w:rsidR="00EC6469" w:rsidRDefault="00EC6469">
      <w:pPr>
        <w:widowControl w:val="0"/>
        <w:pBdr>
          <w:top w:val="nil"/>
          <w:left w:val="nil"/>
          <w:bottom w:val="nil"/>
          <w:right w:val="nil"/>
          <w:between w:val="nil"/>
        </w:pBdr>
        <w:ind w:left="0"/>
      </w:pPr>
    </w:p>
    <w:p w14:paraId="00000186" w14:textId="77777777" w:rsidR="00EC6469" w:rsidRDefault="001D5FD2">
      <w:r>
        <w:t>For more than 500 years, Native Americans were told they had to choose. A letter from a Seminole man in prison — and one man's drum — show why that choice was always a lie.</w:t>
      </w:r>
    </w:p>
    <w:p w14:paraId="00000187" w14:textId="77777777" w:rsidR="00EC6469" w:rsidRDefault="00EC6469">
      <w:pPr>
        <w:widowControl w:val="0"/>
        <w:pBdr>
          <w:top w:val="nil"/>
          <w:left w:val="nil"/>
          <w:bottom w:val="nil"/>
          <w:right w:val="nil"/>
          <w:between w:val="nil"/>
        </w:pBdr>
        <w:ind w:left="0"/>
      </w:pPr>
    </w:p>
    <w:p w14:paraId="00000188" w14:textId="77777777" w:rsidR="00EC6469" w:rsidRDefault="001D5FD2">
      <w:r>
        <w:t>[idx-087]</w:t>
      </w:r>
    </w:p>
    <w:p w14:paraId="00000189" w14:textId="77777777" w:rsidR="00EC6469" w:rsidRDefault="00EC6469">
      <w:pPr>
        <w:widowControl w:val="0"/>
        <w:pBdr>
          <w:top w:val="nil"/>
          <w:left w:val="nil"/>
          <w:bottom w:val="nil"/>
          <w:right w:val="nil"/>
          <w:between w:val="nil"/>
        </w:pBdr>
        <w:ind w:left="0"/>
      </w:pPr>
    </w:p>
    <w:p w14:paraId="0000018A" w14:textId="77777777" w:rsidR="00EC6469" w:rsidRDefault="001D5FD2">
      <w:r>
        <w:t>Discovering My True Identity in Christ</w:t>
      </w:r>
    </w:p>
    <w:p w14:paraId="0000018B" w14:textId="77777777" w:rsidR="00EC6469" w:rsidRDefault="00EC6469">
      <w:pPr>
        <w:widowControl w:val="0"/>
        <w:pBdr>
          <w:top w:val="nil"/>
          <w:left w:val="nil"/>
          <w:bottom w:val="nil"/>
          <w:right w:val="nil"/>
          <w:between w:val="nil"/>
        </w:pBdr>
        <w:ind w:left="0"/>
      </w:pPr>
    </w:p>
    <w:p w14:paraId="0000018C" w14:textId="77777777" w:rsidR="00EC6469" w:rsidRDefault="001D5FD2">
      <w:r>
        <w:lastRenderedPageBreak/>
        <w:t>[idx-088]</w:t>
      </w:r>
    </w:p>
    <w:p w14:paraId="0000018D" w14:textId="77777777" w:rsidR="00EC6469" w:rsidRDefault="00EC6469">
      <w:pPr>
        <w:widowControl w:val="0"/>
        <w:pBdr>
          <w:top w:val="nil"/>
          <w:left w:val="nil"/>
          <w:bottom w:val="nil"/>
          <w:right w:val="nil"/>
          <w:between w:val="nil"/>
        </w:pBdr>
        <w:ind w:left="0"/>
      </w:pPr>
    </w:p>
    <w:p w14:paraId="0000018E" w14:textId="77777777" w:rsidR="00EC6469" w:rsidRDefault="001D5FD2">
      <w:r>
        <w:t>Beverly Heyano — Tanqik, "brightness" — drank from age 10 to 38. Twenty-seven years later, she shares what she found in God's Word that alcohol could never give her.</w:t>
      </w:r>
    </w:p>
    <w:p w14:paraId="0000018F" w14:textId="77777777" w:rsidR="00EC6469" w:rsidRDefault="00EC6469">
      <w:pPr>
        <w:widowControl w:val="0"/>
        <w:pBdr>
          <w:top w:val="nil"/>
          <w:left w:val="nil"/>
          <w:bottom w:val="nil"/>
          <w:right w:val="nil"/>
          <w:between w:val="nil"/>
        </w:pBdr>
        <w:ind w:left="0"/>
      </w:pPr>
    </w:p>
    <w:p w14:paraId="00000190" w14:textId="77777777" w:rsidR="00EC6469" w:rsidRDefault="001D5FD2">
      <w:r>
        <w:t>[idx-089]</w:t>
      </w:r>
    </w:p>
    <w:p w14:paraId="00000191" w14:textId="77777777" w:rsidR="00EC6469" w:rsidRDefault="00EC6469">
      <w:pPr>
        <w:widowControl w:val="0"/>
        <w:pBdr>
          <w:top w:val="nil"/>
          <w:left w:val="nil"/>
          <w:bottom w:val="nil"/>
          <w:right w:val="nil"/>
          <w:between w:val="nil"/>
        </w:pBdr>
        <w:ind w:left="0"/>
      </w:pPr>
    </w:p>
    <w:p w14:paraId="00000192" w14:textId="77777777" w:rsidR="00EC6469" w:rsidRDefault="001D5FD2">
      <w:r>
        <w:t>When Healing Becomes Real</w:t>
      </w:r>
    </w:p>
    <w:p w14:paraId="00000193" w14:textId="77777777" w:rsidR="00EC6469" w:rsidRDefault="00EC6469">
      <w:pPr>
        <w:widowControl w:val="0"/>
        <w:pBdr>
          <w:top w:val="nil"/>
          <w:left w:val="nil"/>
          <w:bottom w:val="nil"/>
          <w:right w:val="nil"/>
          <w:between w:val="nil"/>
        </w:pBdr>
        <w:ind w:left="0"/>
      </w:pPr>
    </w:p>
    <w:p w14:paraId="00000194" w14:textId="77777777" w:rsidR="00EC6469" w:rsidRDefault="001D5FD2">
      <w:r>
        <w:t>[idx-090]</w:t>
      </w:r>
    </w:p>
    <w:p w14:paraId="00000195" w14:textId="77777777" w:rsidR="00EC6469" w:rsidRDefault="00EC6469">
      <w:pPr>
        <w:widowControl w:val="0"/>
        <w:pBdr>
          <w:top w:val="nil"/>
          <w:left w:val="nil"/>
          <w:bottom w:val="nil"/>
          <w:right w:val="nil"/>
          <w:between w:val="nil"/>
        </w:pBdr>
        <w:ind w:left="0"/>
      </w:pPr>
    </w:p>
    <w:p w14:paraId="00000196" w14:textId="77777777" w:rsidR="00EC6469" w:rsidRDefault="001D5FD2">
      <w:r>
        <w:t>Four soldiers shared what happened inside — in their own words. Hear how God's Word moved through a military healing group.</w:t>
      </w:r>
    </w:p>
    <w:p w14:paraId="00000197" w14:textId="77777777" w:rsidR="00EC6469" w:rsidRDefault="00EC6469">
      <w:pPr>
        <w:widowControl w:val="0"/>
        <w:pBdr>
          <w:top w:val="nil"/>
          <w:left w:val="nil"/>
          <w:bottom w:val="nil"/>
          <w:right w:val="nil"/>
          <w:between w:val="nil"/>
        </w:pBdr>
        <w:ind w:left="0"/>
      </w:pPr>
    </w:p>
    <w:p w14:paraId="00000198" w14:textId="77777777" w:rsidR="00EC6469" w:rsidRDefault="001D5FD2">
      <w:pPr>
        <w:pStyle w:val="Heading3"/>
      </w:pPr>
      <w:bookmarkStart w:id="111" w:name="_yvti3uuxjh6a" w:colFirst="0" w:colLast="0"/>
      <w:bookmarkEnd w:id="111"/>
      <w:r>
        <w:t>How You Can Help</w:t>
      </w:r>
    </w:p>
    <w:p w14:paraId="00000199" w14:textId="77777777" w:rsidR="00EC6469" w:rsidRDefault="001D5FD2">
      <w:r>
        <w:t>[idx-091]</w:t>
      </w:r>
    </w:p>
    <w:p w14:paraId="0000019A" w14:textId="77777777" w:rsidR="00EC6469" w:rsidRDefault="00EC6469">
      <w:pPr>
        <w:widowControl w:val="0"/>
        <w:pBdr>
          <w:top w:val="nil"/>
          <w:left w:val="nil"/>
          <w:bottom w:val="nil"/>
          <w:right w:val="nil"/>
          <w:between w:val="nil"/>
        </w:pBdr>
        <w:ind w:left="0"/>
      </w:pPr>
    </w:p>
    <w:p w14:paraId="0000019B" w14:textId="77777777" w:rsidR="00EC6469" w:rsidRDefault="001D5FD2">
      <w:r>
        <w:t>How Can We Walk Together?</w:t>
      </w:r>
    </w:p>
    <w:p w14:paraId="0000019C" w14:textId="77777777" w:rsidR="00EC6469" w:rsidRDefault="00EC6469">
      <w:pPr>
        <w:widowControl w:val="0"/>
        <w:pBdr>
          <w:top w:val="nil"/>
          <w:left w:val="nil"/>
          <w:bottom w:val="nil"/>
          <w:right w:val="nil"/>
          <w:between w:val="nil"/>
        </w:pBdr>
        <w:ind w:left="0"/>
      </w:pPr>
    </w:p>
    <w:p w14:paraId="0000019D" w14:textId="77777777" w:rsidR="00EC6469" w:rsidRDefault="001D5FD2">
      <w:r>
        <w:t>[idx-092]</w:t>
      </w:r>
    </w:p>
    <w:p w14:paraId="0000019E" w14:textId="77777777" w:rsidR="00EC6469" w:rsidRDefault="00EC6469">
      <w:pPr>
        <w:widowControl w:val="0"/>
        <w:pBdr>
          <w:top w:val="nil"/>
          <w:left w:val="nil"/>
          <w:bottom w:val="nil"/>
          <w:right w:val="nil"/>
          <w:between w:val="nil"/>
        </w:pBdr>
        <w:ind w:left="0"/>
      </w:pPr>
    </w:p>
    <w:p w14:paraId="0000019F" w14:textId="77777777" w:rsidR="00EC6469" w:rsidRDefault="001D5FD2">
      <w:r>
        <w:t>Are You Seeking Healing?</w:t>
      </w:r>
    </w:p>
    <w:p w14:paraId="000001A0" w14:textId="77777777" w:rsidR="00EC6469" w:rsidRDefault="00EC6469">
      <w:pPr>
        <w:widowControl w:val="0"/>
        <w:pBdr>
          <w:top w:val="nil"/>
          <w:left w:val="nil"/>
          <w:bottom w:val="nil"/>
          <w:right w:val="nil"/>
          <w:between w:val="nil"/>
        </w:pBdr>
        <w:ind w:left="0"/>
      </w:pPr>
    </w:p>
    <w:p w14:paraId="000001A1" w14:textId="77777777" w:rsidR="00EC6469" w:rsidRDefault="001D5FD2">
      <w:r>
        <w:t>[idx-093]</w:t>
      </w:r>
    </w:p>
    <w:p w14:paraId="000001A2" w14:textId="77777777" w:rsidR="00EC6469" w:rsidRDefault="00EC6469">
      <w:pPr>
        <w:widowControl w:val="0"/>
        <w:pBdr>
          <w:top w:val="nil"/>
          <w:left w:val="nil"/>
          <w:bottom w:val="nil"/>
          <w:right w:val="nil"/>
          <w:between w:val="nil"/>
        </w:pBdr>
        <w:ind w:left="0"/>
      </w:pPr>
    </w:p>
    <w:p w14:paraId="000001A3" w14:textId="77777777" w:rsidR="00EC6469" w:rsidRDefault="001D5FD2">
      <w:r>
        <w:t>You don't have to carry this alone. Healing Groups are open, safe, and led by people who understand the journey from the inside.</w:t>
      </w:r>
    </w:p>
    <w:p w14:paraId="000001A4" w14:textId="77777777" w:rsidR="00EC6469" w:rsidRDefault="00EC6469">
      <w:pPr>
        <w:widowControl w:val="0"/>
        <w:pBdr>
          <w:top w:val="nil"/>
          <w:left w:val="nil"/>
          <w:bottom w:val="nil"/>
          <w:right w:val="nil"/>
          <w:between w:val="nil"/>
        </w:pBdr>
        <w:ind w:left="0"/>
      </w:pPr>
    </w:p>
    <w:p w14:paraId="000001A5" w14:textId="77777777" w:rsidR="00EC6469" w:rsidRDefault="001D5FD2">
      <w:r>
        <w:t>[idx-094]</w:t>
      </w:r>
    </w:p>
    <w:p w14:paraId="000001A6" w14:textId="77777777" w:rsidR="00EC6469" w:rsidRDefault="00EC6469">
      <w:pPr>
        <w:widowControl w:val="0"/>
        <w:pBdr>
          <w:top w:val="nil"/>
          <w:left w:val="nil"/>
          <w:bottom w:val="nil"/>
          <w:right w:val="nil"/>
          <w:between w:val="nil"/>
        </w:pBdr>
        <w:ind w:left="0"/>
      </w:pPr>
    </w:p>
    <w:p w14:paraId="000001A7" w14:textId="77777777" w:rsidR="00EC6469" w:rsidRDefault="001D5FD2">
      <w:r>
        <w:t>Free to attend — ages 18+</w:t>
      </w:r>
    </w:p>
    <w:p w14:paraId="000001A8" w14:textId="77777777" w:rsidR="00EC6469" w:rsidRDefault="00EC6469">
      <w:pPr>
        <w:widowControl w:val="0"/>
        <w:pBdr>
          <w:top w:val="nil"/>
          <w:left w:val="nil"/>
          <w:bottom w:val="nil"/>
          <w:right w:val="nil"/>
          <w:between w:val="nil"/>
        </w:pBdr>
        <w:ind w:left="0"/>
      </w:pPr>
    </w:p>
    <w:p w14:paraId="000001A9" w14:textId="77777777" w:rsidR="00EC6469" w:rsidRDefault="001D5FD2">
      <w:r>
        <w:t>[idx-095]</w:t>
      </w:r>
    </w:p>
    <w:p w14:paraId="000001AA" w14:textId="77777777" w:rsidR="00EC6469" w:rsidRDefault="00EC6469">
      <w:pPr>
        <w:widowControl w:val="0"/>
        <w:pBdr>
          <w:top w:val="nil"/>
          <w:left w:val="nil"/>
          <w:bottom w:val="nil"/>
          <w:right w:val="nil"/>
          <w:between w:val="nil"/>
        </w:pBdr>
        <w:ind w:left="0"/>
      </w:pPr>
    </w:p>
    <w:p w14:paraId="000001AB" w14:textId="77777777" w:rsidR="00EC6469" w:rsidRDefault="001D5FD2">
      <w:r>
        <w:lastRenderedPageBreak/>
        <w:t>No faith background required</w:t>
      </w:r>
    </w:p>
    <w:p w14:paraId="000001AC" w14:textId="77777777" w:rsidR="00EC6469" w:rsidRDefault="00EC6469">
      <w:pPr>
        <w:widowControl w:val="0"/>
        <w:pBdr>
          <w:top w:val="nil"/>
          <w:left w:val="nil"/>
          <w:bottom w:val="nil"/>
          <w:right w:val="nil"/>
          <w:between w:val="nil"/>
        </w:pBdr>
        <w:ind w:left="0"/>
      </w:pPr>
    </w:p>
    <w:p w14:paraId="000001AD" w14:textId="77777777" w:rsidR="00EC6469" w:rsidRDefault="001D5FD2">
      <w:r>
        <w:t>[idx-096]</w:t>
      </w:r>
    </w:p>
    <w:p w14:paraId="000001AE" w14:textId="77777777" w:rsidR="00EC6469" w:rsidRDefault="00EC6469">
      <w:pPr>
        <w:widowControl w:val="0"/>
        <w:pBdr>
          <w:top w:val="nil"/>
          <w:left w:val="nil"/>
          <w:bottom w:val="nil"/>
          <w:right w:val="nil"/>
          <w:between w:val="nil"/>
        </w:pBdr>
        <w:ind w:left="0"/>
      </w:pPr>
    </w:p>
    <w:p w14:paraId="000001AF" w14:textId="77777777" w:rsidR="00EC6469" w:rsidRDefault="001D5FD2">
      <w:r>
        <w:t>In-person and online options</w:t>
      </w:r>
    </w:p>
    <w:p w14:paraId="000001B0" w14:textId="77777777" w:rsidR="00EC6469" w:rsidRDefault="00EC6469">
      <w:pPr>
        <w:widowControl w:val="0"/>
        <w:pBdr>
          <w:top w:val="nil"/>
          <w:left w:val="nil"/>
          <w:bottom w:val="nil"/>
          <w:right w:val="nil"/>
          <w:between w:val="nil"/>
        </w:pBdr>
        <w:ind w:left="0"/>
      </w:pPr>
    </w:p>
    <w:p w14:paraId="000001B1" w14:textId="77777777" w:rsidR="00EC6469" w:rsidRDefault="001D5FD2">
      <w:r>
        <w:t>[idx-097]</w:t>
      </w:r>
    </w:p>
    <w:p w14:paraId="000001B2" w14:textId="77777777" w:rsidR="00EC6469" w:rsidRDefault="00EC6469">
      <w:pPr>
        <w:widowControl w:val="0"/>
        <w:pBdr>
          <w:top w:val="nil"/>
          <w:left w:val="nil"/>
          <w:bottom w:val="nil"/>
          <w:right w:val="nil"/>
          <w:between w:val="nil"/>
        </w:pBdr>
        <w:ind w:left="0"/>
      </w:pPr>
    </w:p>
    <w:p w14:paraId="000001B3" w14:textId="77777777" w:rsidR="00EC6469" w:rsidRDefault="001D5FD2">
      <w:r>
        <w:t>Held on reservations, in villages, cities, and online</w:t>
      </w:r>
    </w:p>
    <w:p w14:paraId="000001B4" w14:textId="77777777" w:rsidR="00EC6469" w:rsidRDefault="00EC6469">
      <w:pPr>
        <w:widowControl w:val="0"/>
        <w:pBdr>
          <w:top w:val="nil"/>
          <w:left w:val="nil"/>
          <w:bottom w:val="nil"/>
          <w:right w:val="nil"/>
          <w:between w:val="nil"/>
        </w:pBdr>
        <w:ind w:left="0"/>
      </w:pPr>
    </w:p>
    <w:p w14:paraId="000001B5" w14:textId="77777777" w:rsidR="00EC6469" w:rsidRDefault="001D5FD2">
      <w:r>
        <w:t>[idx-098]</w:t>
      </w:r>
    </w:p>
    <w:p w14:paraId="000001B6" w14:textId="77777777" w:rsidR="00EC6469" w:rsidRDefault="00EC6469">
      <w:pPr>
        <w:widowControl w:val="0"/>
        <w:pBdr>
          <w:top w:val="nil"/>
          <w:left w:val="nil"/>
          <w:bottom w:val="nil"/>
          <w:right w:val="nil"/>
          <w:between w:val="nil"/>
        </w:pBdr>
        <w:ind w:left="0"/>
      </w:pPr>
    </w:p>
    <w:p w14:paraId="000001B7" w14:textId="77777777" w:rsidR="00EC6469" w:rsidRDefault="001D5FD2">
      <w:r>
        <w:t>Lunch provided at in-person sessions</w:t>
      </w:r>
    </w:p>
    <w:p w14:paraId="000001B8" w14:textId="77777777" w:rsidR="00EC6469" w:rsidRDefault="001D5FD2">
      <w:pPr>
        <w:widowControl w:val="0"/>
        <w:pBdr>
          <w:top w:val="nil"/>
          <w:left w:val="nil"/>
          <w:bottom w:val="nil"/>
          <w:right w:val="nil"/>
          <w:between w:val="nil"/>
        </w:pBdr>
        <w:ind w:left="0"/>
      </w:pPr>
      <w:r>
        <w:t xml:space="preserve"> </w:t>
      </w:r>
    </w:p>
    <w:p w14:paraId="000001B9" w14:textId="77777777" w:rsidR="00EC6469" w:rsidRDefault="001D5FD2">
      <w:r>
        <w:t>[idx-099]</w:t>
      </w:r>
    </w:p>
    <w:p w14:paraId="000001BA" w14:textId="77777777" w:rsidR="00EC6469" w:rsidRDefault="00EC6469">
      <w:pPr>
        <w:widowControl w:val="0"/>
        <w:pBdr>
          <w:top w:val="nil"/>
          <w:left w:val="nil"/>
          <w:bottom w:val="nil"/>
          <w:right w:val="nil"/>
          <w:between w:val="nil"/>
        </w:pBdr>
        <w:ind w:left="0"/>
      </w:pPr>
    </w:p>
    <w:p w14:paraId="000001BB" w14:textId="77777777" w:rsidR="00EC6469" w:rsidRDefault="001D5FD2">
      <w:r>
        <w:t>Confidential and community-supported</w:t>
      </w:r>
    </w:p>
    <w:p w14:paraId="000001BC" w14:textId="77777777" w:rsidR="00EC6469" w:rsidRDefault="00EC6469">
      <w:pPr>
        <w:widowControl w:val="0"/>
        <w:pBdr>
          <w:top w:val="nil"/>
          <w:left w:val="nil"/>
          <w:bottom w:val="nil"/>
          <w:right w:val="nil"/>
          <w:between w:val="nil"/>
        </w:pBdr>
        <w:ind w:left="0"/>
      </w:pPr>
    </w:p>
    <w:p w14:paraId="000001BD" w14:textId="77777777" w:rsidR="00EC6469" w:rsidRDefault="001D5FD2">
      <w:r>
        <w:t>[idx-100]</w:t>
      </w:r>
    </w:p>
    <w:p w14:paraId="000001BE" w14:textId="77777777" w:rsidR="00EC6469" w:rsidRDefault="00EC6469">
      <w:pPr>
        <w:widowControl w:val="0"/>
        <w:pBdr>
          <w:top w:val="nil"/>
          <w:left w:val="nil"/>
          <w:bottom w:val="nil"/>
          <w:right w:val="nil"/>
          <w:between w:val="nil"/>
        </w:pBdr>
        <w:ind w:left="0"/>
      </w:pPr>
    </w:p>
    <w:p w14:paraId="000001BF" w14:textId="77777777" w:rsidR="00EC6469" w:rsidRDefault="001D5FD2">
      <w:r>
        <w:t>Find a Healing Group →</w:t>
      </w:r>
    </w:p>
    <w:p w14:paraId="000001C0" w14:textId="77777777" w:rsidR="00EC6469" w:rsidRDefault="00EC6469">
      <w:pPr>
        <w:widowControl w:val="0"/>
        <w:pBdr>
          <w:top w:val="nil"/>
          <w:left w:val="nil"/>
          <w:bottom w:val="nil"/>
          <w:right w:val="nil"/>
          <w:between w:val="nil"/>
        </w:pBdr>
        <w:ind w:left="0"/>
      </w:pPr>
    </w:p>
    <w:p w14:paraId="000001C1" w14:textId="77777777" w:rsidR="00EC6469" w:rsidRDefault="001D5FD2">
      <w:r>
        <w:t>[idx-101]</w:t>
      </w:r>
    </w:p>
    <w:p w14:paraId="000001C2" w14:textId="77777777" w:rsidR="00EC6469" w:rsidRDefault="00EC6469">
      <w:pPr>
        <w:widowControl w:val="0"/>
        <w:pBdr>
          <w:top w:val="nil"/>
          <w:left w:val="nil"/>
          <w:bottom w:val="nil"/>
          <w:right w:val="nil"/>
          <w:between w:val="nil"/>
        </w:pBdr>
        <w:ind w:left="0"/>
      </w:pPr>
    </w:p>
    <w:p w14:paraId="000001C3" w14:textId="77777777" w:rsidR="00EC6469" w:rsidRDefault="001D5FD2">
      <w:r>
        <w:t>Ready to Support the Mission?</w:t>
      </w:r>
    </w:p>
    <w:p w14:paraId="000001C4" w14:textId="77777777" w:rsidR="00EC6469" w:rsidRDefault="00EC6469">
      <w:pPr>
        <w:widowControl w:val="0"/>
        <w:pBdr>
          <w:top w:val="nil"/>
          <w:left w:val="nil"/>
          <w:bottom w:val="nil"/>
          <w:right w:val="nil"/>
          <w:between w:val="nil"/>
        </w:pBdr>
        <w:ind w:left="0"/>
      </w:pPr>
    </w:p>
    <w:p w14:paraId="000001C5" w14:textId="77777777" w:rsidR="00EC6469" w:rsidRDefault="001D5FD2">
      <w:r>
        <w:t>[idx-102]</w:t>
      </w:r>
    </w:p>
    <w:p w14:paraId="000001C6" w14:textId="77777777" w:rsidR="00EC6469" w:rsidRDefault="00EC6469">
      <w:pPr>
        <w:widowControl w:val="0"/>
        <w:pBdr>
          <w:top w:val="nil"/>
          <w:left w:val="nil"/>
          <w:bottom w:val="nil"/>
          <w:right w:val="nil"/>
          <w:between w:val="nil"/>
        </w:pBdr>
        <w:ind w:left="0"/>
      </w:pPr>
    </w:p>
    <w:p w14:paraId="000001C7" w14:textId="45EAD68A" w:rsidR="00EC6469" w:rsidRDefault="001D5FD2">
      <w:pPr>
        <w:rPr>
          <w:highlight w:val="yellow"/>
        </w:rPr>
      </w:pPr>
      <w:r>
        <w:t>Your partnership makes it possible for LIM to reach</w:t>
      </w:r>
      <w:ins w:id="112" w:author="Robert Heffle" w:date="2026-05-07T10:21:00Z">
        <w:r w:rsidR="00AE0CF4">
          <w:t xml:space="preserve"> </w:t>
        </w:r>
        <w:del w:id="113" w:author="Jaylene Peterson-Nyren" w:date="2026-05-07T13:50:00Z">
          <w:r w:rsidR="00AE0CF4" w:rsidDel="00E742C8">
            <w:delText>thise</w:delText>
          </w:r>
        </w:del>
      </w:ins>
      <w:ins w:id="114" w:author="Jaylene Peterson-Nyren" w:date="2026-05-07T13:50:00Z">
        <w:r w:rsidR="00E742C8">
          <w:t>those</w:t>
        </w:r>
      </w:ins>
      <w:ins w:id="115" w:author="Robert Heffle" w:date="2026-05-07T10:21:00Z">
        <w:r w:rsidR="00AE0CF4">
          <w:t xml:space="preserve"> in remote areas</w:t>
        </w:r>
      </w:ins>
      <w:ins w:id="116" w:author="Jaylene Peterson-Nyren" w:date="2026-05-07T13:50:00Z">
        <w:r w:rsidR="00BE72CC">
          <w:t>,</w:t>
        </w:r>
      </w:ins>
      <w:del w:id="117" w:author="Jaylene Peterson-Nyren" w:date="2026-05-07T13:50:00Z">
        <w:r w:rsidDel="00BE72CC">
          <w:delText xml:space="preserve"> </w:delText>
        </w:r>
        <w:commentRangeStart w:id="118"/>
        <w:r w:rsidDel="00BE72CC">
          <w:delText>every</w:delText>
        </w:r>
        <w:commentRangeEnd w:id="118"/>
        <w:r w:rsidR="00AE0CF4" w:rsidDel="00BE72CC">
          <w:rPr>
            <w:rStyle w:val="CommentReference"/>
            <w:sz w:val="26"/>
            <w:szCs w:val="26"/>
          </w:rPr>
          <w:commentReference w:id="118"/>
        </w:r>
        <w:r w:rsidDel="00BE72CC">
          <w:delText xml:space="preserve"> tribe,</w:delText>
        </w:r>
      </w:del>
      <w:r>
        <w:t xml:space="preserve"> train </w:t>
      </w:r>
      <w:del w:id="119" w:author="Robert Heffle" w:date="2026-05-07T10:21:00Z">
        <w:r w:rsidDel="00AE0CF4">
          <w:delText xml:space="preserve">every </w:delText>
        </w:r>
      </w:del>
      <w:ins w:id="120" w:author="Robert Heffle" w:date="2026-05-07T10:21:00Z">
        <w:del w:id="121" w:author="Jaylene Peterson-Nyren" w:date="2026-05-07T13:50:00Z">
          <w:r w:rsidR="00AE0CF4" w:rsidDel="00BE72CC">
            <w:delText xml:space="preserve">local  </w:delText>
          </w:r>
        </w:del>
      </w:ins>
      <w:del w:id="122" w:author="Jaylene Peterson-Nyren" w:date="2026-05-07T13:50:00Z">
        <w:r w:rsidDel="00BE72CC">
          <w:delText>facilitator</w:delText>
        </w:r>
      </w:del>
      <w:ins w:id="123" w:author="Robert Heffle" w:date="2026-05-07T10:22:00Z">
        <w:del w:id="124" w:author="Jaylene Peterson-Nyren" w:date="2026-05-07T13:50:00Z">
          <w:r w:rsidR="00AE0CF4" w:rsidDel="00BE72CC">
            <w:delText>s</w:delText>
          </w:r>
        </w:del>
      </w:ins>
      <w:ins w:id="125" w:author="Jaylene Peterson-Nyren" w:date="2026-05-07T13:50:00Z">
        <w:r w:rsidR="00BE72CC">
          <w:t xml:space="preserve">local </w:t>
        </w:r>
      </w:ins>
      <w:del w:id="126" w:author="Jaylene Peterson-Nyren" w:date="2026-05-07T15:02:00Z">
        <w:r w:rsidDel="00E1413F">
          <w:delText>, and</w:delText>
        </w:r>
      </w:del>
      <w:ins w:id="127" w:author="Jaylene Peterson-Nyren" w:date="2026-05-07T15:02:00Z">
        <w:r w:rsidR="00E1413F">
          <w:t>facilitators and</w:t>
        </w:r>
      </w:ins>
      <w:r>
        <w:t xml:space="preserve"> hold healing groups rooted in God’s Word.  </w:t>
      </w:r>
      <w:r>
        <w:rPr>
          <w:highlight w:val="yellow"/>
        </w:rPr>
        <w:t>-This is a selling moment for fundraising, can this have more time and focus from that perspective?  Possible future review of this statement.</w:t>
      </w:r>
    </w:p>
    <w:p w14:paraId="000001C8" w14:textId="77777777" w:rsidR="00EC6469" w:rsidRDefault="00EC6469">
      <w:pPr>
        <w:widowControl w:val="0"/>
        <w:pBdr>
          <w:top w:val="nil"/>
          <w:left w:val="nil"/>
          <w:bottom w:val="nil"/>
          <w:right w:val="nil"/>
          <w:between w:val="nil"/>
        </w:pBdr>
        <w:ind w:left="0"/>
      </w:pPr>
    </w:p>
    <w:p w14:paraId="000001C9" w14:textId="77777777" w:rsidR="00EC6469" w:rsidRDefault="001D5FD2">
      <w:r>
        <w:t>[idx-103]</w:t>
      </w:r>
    </w:p>
    <w:p w14:paraId="000001CA" w14:textId="77777777" w:rsidR="00EC6469" w:rsidRDefault="00EC6469">
      <w:pPr>
        <w:widowControl w:val="0"/>
        <w:pBdr>
          <w:top w:val="nil"/>
          <w:left w:val="nil"/>
          <w:bottom w:val="nil"/>
          <w:right w:val="nil"/>
          <w:between w:val="nil"/>
        </w:pBdr>
        <w:ind w:left="0"/>
      </w:pPr>
    </w:p>
    <w:p w14:paraId="000001CB" w14:textId="77777777" w:rsidR="00EC6469" w:rsidRDefault="001D5FD2">
      <w:r>
        <w:t>Monthly giving funds year-round ministry</w:t>
      </w:r>
    </w:p>
    <w:p w14:paraId="000001CC" w14:textId="77777777" w:rsidR="00EC6469" w:rsidRDefault="00EC6469">
      <w:pPr>
        <w:widowControl w:val="0"/>
        <w:pBdr>
          <w:top w:val="nil"/>
          <w:left w:val="nil"/>
          <w:bottom w:val="nil"/>
          <w:right w:val="nil"/>
          <w:between w:val="nil"/>
        </w:pBdr>
        <w:ind w:left="0"/>
      </w:pPr>
    </w:p>
    <w:p w14:paraId="000001CD" w14:textId="77777777" w:rsidR="00EC6469" w:rsidRDefault="001D5FD2">
      <w:r>
        <w:t>[idx-104]</w:t>
      </w:r>
    </w:p>
    <w:p w14:paraId="000001CE" w14:textId="77777777" w:rsidR="00EC6469" w:rsidRDefault="00EC6469">
      <w:pPr>
        <w:widowControl w:val="0"/>
        <w:pBdr>
          <w:top w:val="nil"/>
          <w:left w:val="nil"/>
          <w:bottom w:val="nil"/>
          <w:right w:val="nil"/>
          <w:between w:val="nil"/>
        </w:pBdr>
        <w:ind w:left="0"/>
      </w:pPr>
    </w:p>
    <w:p w14:paraId="000001CF" w14:textId="77777777" w:rsidR="00EC6469" w:rsidRDefault="001D5FD2">
      <w:r>
        <w:t>One-time gifts fund specific programs</w:t>
      </w:r>
    </w:p>
    <w:p w14:paraId="000001D0" w14:textId="77777777" w:rsidR="00EC6469" w:rsidRDefault="00EC6469">
      <w:pPr>
        <w:widowControl w:val="0"/>
        <w:pBdr>
          <w:top w:val="nil"/>
          <w:left w:val="nil"/>
          <w:bottom w:val="nil"/>
          <w:right w:val="nil"/>
          <w:between w:val="nil"/>
        </w:pBdr>
        <w:ind w:left="0"/>
      </w:pPr>
    </w:p>
    <w:p w14:paraId="000001D1" w14:textId="77777777" w:rsidR="00EC6469" w:rsidRDefault="001D5FD2">
      <w:r>
        <w:t>[idx-105]</w:t>
      </w:r>
    </w:p>
    <w:p w14:paraId="000001D2" w14:textId="77777777" w:rsidR="00EC6469" w:rsidRDefault="00EC6469">
      <w:pPr>
        <w:widowControl w:val="0"/>
        <w:pBdr>
          <w:top w:val="nil"/>
          <w:left w:val="nil"/>
          <w:bottom w:val="nil"/>
          <w:right w:val="nil"/>
          <w:between w:val="nil"/>
        </w:pBdr>
        <w:ind w:left="0"/>
      </w:pPr>
    </w:p>
    <w:p w14:paraId="000001D3" w14:textId="77777777" w:rsidR="00EC6469" w:rsidRDefault="001D5FD2">
      <w:r>
        <w:t>Gifts of stock, IRA, and DAFs welcomed</w:t>
      </w:r>
    </w:p>
    <w:p w14:paraId="000001D4" w14:textId="77777777" w:rsidR="00EC6469" w:rsidRDefault="00EC6469">
      <w:pPr>
        <w:widowControl w:val="0"/>
        <w:pBdr>
          <w:top w:val="nil"/>
          <w:left w:val="nil"/>
          <w:bottom w:val="nil"/>
          <w:right w:val="nil"/>
          <w:between w:val="nil"/>
        </w:pBdr>
        <w:ind w:left="0"/>
      </w:pPr>
    </w:p>
    <w:p w14:paraId="000001D5" w14:textId="77777777" w:rsidR="00EC6469" w:rsidRDefault="001D5FD2">
      <w:r>
        <w:t>[idx-106]</w:t>
      </w:r>
    </w:p>
    <w:p w14:paraId="000001D6" w14:textId="77777777" w:rsidR="00EC6469" w:rsidRDefault="00EC6469">
      <w:pPr>
        <w:widowControl w:val="0"/>
        <w:pBdr>
          <w:top w:val="nil"/>
          <w:left w:val="nil"/>
          <w:bottom w:val="nil"/>
          <w:right w:val="nil"/>
          <w:between w:val="nil"/>
        </w:pBdr>
        <w:ind w:left="0"/>
      </w:pPr>
    </w:p>
    <w:p w14:paraId="000001D7" w14:textId="77777777" w:rsidR="00EC6469" w:rsidRDefault="001D5FD2">
      <w:r>
        <w:t>3-Star Charity Navigator rated</w:t>
      </w:r>
    </w:p>
    <w:p w14:paraId="000001D8" w14:textId="77777777" w:rsidR="00EC6469" w:rsidRDefault="00EC6469">
      <w:pPr>
        <w:widowControl w:val="0"/>
        <w:pBdr>
          <w:top w:val="nil"/>
          <w:left w:val="nil"/>
          <w:bottom w:val="nil"/>
          <w:right w:val="nil"/>
          <w:between w:val="nil"/>
        </w:pBdr>
        <w:ind w:left="0"/>
      </w:pPr>
    </w:p>
    <w:p w14:paraId="000001D9" w14:textId="77777777" w:rsidR="00EC6469" w:rsidRDefault="001D5FD2">
      <w:r>
        <w:t>[idx-107]</w:t>
      </w:r>
    </w:p>
    <w:p w14:paraId="000001DA" w14:textId="77777777" w:rsidR="00EC6469" w:rsidRDefault="00EC6469">
      <w:pPr>
        <w:widowControl w:val="0"/>
        <w:pBdr>
          <w:top w:val="nil"/>
          <w:left w:val="nil"/>
          <w:bottom w:val="nil"/>
          <w:right w:val="nil"/>
          <w:between w:val="nil"/>
        </w:pBdr>
        <w:ind w:left="0"/>
      </w:pPr>
    </w:p>
    <w:p w14:paraId="000001DB" w14:textId="77777777" w:rsidR="00EC6469" w:rsidRDefault="001D5FD2">
      <w:r>
        <w:t>GuideStar Platinum transparency</w:t>
      </w:r>
    </w:p>
    <w:p w14:paraId="000001DC" w14:textId="77777777" w:rsidR="00EC6469" w:rsidRDefault="00EC6469">
      <w:pPr>
        <w:widowControl w:val="0"/>
        <w:pBdr>
          <w:top w:val="nil"/>
          <w:left w:val="nil"/>
          <w:bottom w:val="nil"/>
          <w:right w:val="nil"/>
          <w:between w:val="nil"/>
        </w:pBdr>
        <w:ind w:left="0"/>
      </w:pPr>
    </w:p>
    <w:p w14:paraId="000001DD" w14:textId="77777777" w:rsidR="00EC6469" w:rsidRDefault="001D5FD2">
      <w:r>
        <w:t>[idx-108]</w:t>
      </w:r>
    </w:p>
    <w:p w14:paraId="000001DE" w14:textId="77777777" w:rsidR="00EC6469" w:rsidRDefault="00EC6469">
      <w:pPr>
        <w:widowControl w:val="0"/>
        <w:pBdr>
          <w:top w:val="nil"/>
          <w:left w:val="nil"/>
          <w:bottom w:val="nil"/>
          <w:right w:val="nil"/>
          <w:between w:val="nil"/>
        </w:pBdr>
        <w:ind w:left="0"/>
      </w:pPr>
    </w:p>
    <w:p w14:paraId="000001DF" w14:textId="77777777" w:rsidR="00EC6469" w:rsidRDefault="001D5FD2">
      <w:r>
        <w:t>Every gift is tax-deductible</w:t>
      </w:r>
    </w:p>
    <w:p w14:paraId="000001E0" w14:textId="77777777" w:rsidR="00EC6469" w:rsidRDefault="00EC6469">
      <w:pPr>
        <w:widowControl w:val="0"/>
        <w:pBdr>
          <w:top w:val="nil"/>
          <w:left w:val="nil"/>
          <w:bottom w:val="nil"/>
          <w:right w:val="nil"/>
          <w:between w:val="nil"/>
        </w:pBdr>
        <w:ind w:left="0"/>
      </w:pPr>
    </w:p>
    <w:p w14:paraId="000001E1" w14:textId="77777777" w:rsidR="00EC6469" w:rsidRDefault="001D5FD2">
      <w:r>
        <w:t>[idx-109]</w:t>
      </w:r>
    </w:p>
    <w:p w14:paraId="000001E2" w14:textId="77777777" w:rsidR="00EC6469" w:rsidRDefault="00EC6469">
      <w:pPr>
        <w:widowControl w:val="0"/>
        <w:pBdr>
          <w:top w:val="nil"/>
          <w:left w:val="nil"/>
          <w:bottom w:val="nil"/>
          <w:right w:val="nil"/>
          <w:between w:val="nil"/>
        </w:pBdr>
        <w:ind w:left="0"/>
      </w:pPr>
    </w:p>
    <w:p w14:paraId="000001E3" w14:textId="77777777" w:rsidR="00EC6469" w:rsidRDefault="001D5FD2">
      <w:r>
        <w:t>Give Now</w:t>
      </w:r>
    </w:p>
    <w:p w14:paraId="000001E4" w14:textId="77777777" w:rsidR="00EC6469" w:rsidRDefault="00EC6469">
      <w:pPr>
        <w:widowControl w:val="0"/>
        <w:pBdr>
          <w:top w:val="nil"/>
          <w:left w:val="nil"/>
          <w:bottom w:val="nil"/>
          <w:right w:val="nil"/>
          <w:between w:val="nil"/>
        </w:pBdr>
        <w:ind w:left="0"/>
      </w:pPr>
    </w:p>
    <w:p w14:paraId="000001E5" w14:textId="77777777" w:rsidR="00EC6469" w:rsidRDefault="001D5FD2">
      <w:r>
        <w:t>[idx-110]</w:t>
      </w:r>
    </w:p>
    <w:p w14:paraId="000001E6" w14:textId="77777777" w:rsidR="00EC6469" w:rsidRDefault="00EC6469">
      <w:pPr>
        <w:widowControl w:val="0"/>
        <w:pBdr>
          <w:top w:val="nil"/>
          <w:left w:val="nil"/>
          <w:bottom w:val="nil"/>
          <w:right w:val="nil"/>
          <w:between w:val="nil"/>
        </w:pBdr>
        <w:ind w:left="0"/>
      </w:pPr>
    </w:p>
    <w:p w14:paraId="000001E7" w14:textId="77777777" w:rsidR="00EC6469" w:rsidRDefault="001D5FD2">
      <w:r>
        <w:t>Ways to Give</w:t>
      </w:r>
    </w:p>
    <w:p w14:paraId="000001E8" w14:textId="77777777" w:rsidR="00EC6469" w:rsidRDefault="00EC6469">
      <w:pPr>
        <w:widowControl w:val="0"/>
        <w:pBdr>
          <w:top w:val="nil"/>
          <w:left w:val="nil"/>
          <w:bottom w:val="nil"/>
          <w:right w:val="nil"/>
          <w:between w:val="nil"/>
        </w:pBdr>
        <w:ind w:left="0"/>
      </w:pPr>
    </w:p>
    <w:p w14:paraId="000001E9" w14:textId="77777777" w:rsidR="00EC6469" w:rsidRDefault="001D5FD2">
      <w:pPr>
        <w:pStyle w:val="Heading3"/>
      </w:pPr>
      <w:bookmarkStart w:id="128" w:name="_tl7k8zgukred" w:colFirst="0" w:colLast="0"/>
      <w:bookmarkEnd w:id="128"/>
      <w:r>
        <w:t>Footer — Footer</w:t>
      </w:r>
    </w:p>
    <w:p w14:paraId="000001EA" w14:textId="77777777" w:rsidR="00EC6469" w:rsidRDefault="001D5FD2">
      <w:r>
        <w:t>[idx-111]</w:t>
      </w:r>
    </w:p>
    <w:p w14:paraId="000001EB" w14:textId="77777777" w:rsidR="00EC6469" w:rsidRDefault="00EC6469">
      <w:pPr>
        <w:widowControl w:val="0"/>
        <w:pBdr>
          <w:top w:val="nil"/>
          <w:left w:val="nil"/>
          <w:bottom w:val="nil"/>
          <w:right w:val="nil"/>
          <w:between w:val="nil"/>
        </w:pBdr>
        <w:ind w:left="0"/>
      </w:pPr>
    </w:p>
    <w:p w14:paraId="000001EC" w14:textId="77777777" w:rsidR="00EC6469" w:rsidRDefault="001D5FD2">
      <w:r>
        <w:lastRenderedPageBreak/>
        <w:t>A Native-led ministry proclaiming the Gospel, discipling leaders, and healing the wounds of trauma across 575 tribal communities since 1985.</w:t>
      </w:r>
    </w:p>
    <w:p w14:paraId="000001ED" w14:textId="77777777" w:rsidR="00EC6469" w:rsidRDefault="00EC6469">
      <w:pPr>
        <w:widowControl w:val="0"/>
        <w:pBdr>
          <w:top w:val="nil"/>
          <w:left w:val="nil"/>
          <w:bottom w:val="nil"/>
          <w:right w:val="nil"/>
          <w:between w:val="nil"/>
        </w:pBdr>
        <w:ind w:left="0"/>
      </w:pPr>
    </w:p>
    <w:p w14:paraId="000001EE" w14:textId="77777777" w:rsidR="00EC6469" w:rsidRDefault="001D5FD2">
      <w:r>
        <w:t>[idx-112]</w:t>
      </w:r>
    </w:p>
    <w:p w14:paraId="000001EF" w14:textId="77777777" w:rsidR="00EC6469" w:rsidRDefault="00EC6469">
      <w:pPr>
        <w:widowControl w:val="0"/>
        <w:pBdr>
          <w:top w:val="nil"/>
          <w:left w:val="nil"/>
          <w:bottom w:val="nil"/>
          <w:right w:val="nil"/>
          <w:between w:val="nil"/>
        </w:pBdr>
        <w:ind w:left="0"/>
      </w:pPr>
    </w:p>
    <w:p w14:paraId="000001F0" w14:textId="77777777" w:rsidR="00EC6469" w:rsidRDefault="001D5FD2">
      <w:r>
        <w:t>Ministry</w:t>
      </w:r>
    </w:p>
    <w:p w14:paraId="000001F1" w14:textId="77777777" w:rsidR="00EC6469" w:rsidRDefault="00EC6469">
      <w:pPr>
        <w:widowControl w:val="0"/>
        <w:pBdr>
          <w:top w:val="nil"/>
          <w:left w:val="nil"/>
          <w:bottom w:val="nil"/>
          <w:right w:val="nil"/>
          <w:between w:val="nil"/>
        </w:pBdr>
        <w:ind w:left="0"/>
      </w:pPr>
    </w:p>
    <w:p w14:paraId="000001F2" w14:textId="77777777" w:rsidR="00EC6469" w:rsidRDefault="001D5FD2">
      <w:r>
        <w:t>[idx-113]</w:t>
      </w:r>
    </w:p>
    <w:p w14:paraId="000001F3" w14:textId="77777777" w:rsidR="00EC6469" w:rsidRDefault="00EC6469">
      <w:pPr>
        <w:widowControl w:val="0"/>
        <w:pBdr>
          <w:top w:val="nil"/>
          <w:left w:val="nil"/>
          <w:bottom w:val="nil"/>
          <w:right w:val="nil"/>
          <w:between w:val="nil"/>
        </w:pBdr>
        <w:ind w:left="0"/>
      </w:pPr>
    </w:p>
    <w:p w14:paraId="000001F4" w14:textId="77777777" w:rsidR="00EC6469" w:rsidRDefault="001D5FD2">
      <w:r>
        <w:t>Three Pillars</w:t>
      </w:r>
    </w:p>
    <w:p w14:paraId="000001F5" w14:textId="77777777" w:rsidR="00EC6469" w:rsidRDefault="00EC6469">
      <w:pPr>
        <w:widowControl w:val="0"/>
        <w:pBdr>
          <w:top w:val="nil"/>
          <w:left w:val="nil"/>
          <w:bottom w:val="nil"/>
          <w:right w:val="nil"/>
          <w:between w:val="nil"/>
        </w:pBdr>
        <w:ind w:left="0"/>
      </w:pPr>
    </w:p>
    <w:p w14:paraId="000001F6" w14:textId="77777777" w:rsidR="00EC6469" w:rsidRDefault="001D5FD2">
      <w:r>
        <w:t>[idx-114]</w:t>
      </w:r>
    </w:p>
    <w:p w14:paraId="000001F7" w14:textId="77777777" w:rsidR="00EC6469" w:rsidRDefault="00EC6469">
      <w:pPr>
        <w:widowControl w:val="0"/>
        <w:pBdr>
          <w:top w:val="nil"/>
          <w:left w:val="nil"/>
          <w:bottom w:val="nil"/>
          <w:right w:val="nil"/>
          <w:between w:val="nil"/>
        </w:pBdr>
        <w:ind w:left="0"/>
      </w:pPr>
    </w:p>
    <w:p w14:paraId="000001F8" w14:textId="77777777" w:rsidR="00EC6469" w:rsidRDefault="001D5FD2">
      <w:r>
        <w:t>Healing Wounds of Trauma</w:t>
      </w:r>
    </w:p>
    <w:p w14:paraId="000001F9" w14:textId="77777777" w:rsidR="00EC6469" w:rsidRDefault="00EC6469">
      <w:pPr>
        <w:widowControl w:val="0"/>
        <w:pBdr>
          <w:top w:val="nil"/>
          <w:left w:val="nil"/>
          <w:bottom w:val="nil"/>
          <w:right w:val="nil"/>
          <w:between w:val="nil"/>
        </w:pBdr>
        <w:ind w:left="0"/>
      </w:pPr>
    </w:p>
    <w:p w14:paraId="000001FA" w14:textId="77777777" w:rsidR="00EC6469" w:rsidRDefault="001D5FD2">
      <w:r>
        <w:t>[idx-115]</w:t>
      </w:r>
    </w:p>
    <w:p w14:paraId="000001FB" w14:textId="77777777" w:rsidR="00EC6469" w:rsidRDefault="00EC6469">
      <w:pPr>
        <w:widowControl w:val="0"/>
        <w:pBdr>
          <w:top w:val="nil"/>
          <w:left w:val="nil"/>
          <w:bottom w:val="nil"/>
          <w:right w:val="nil"/>
          <w:between w:val="nil"/>
        </w:pBdr>
        <w:ind w:left="0"/>
      </w:pPr>
    </w:p>
    <w:p w14:paraId="000001FC" w14:textId="77777777" w:rsidR="00EC6469" w:rsidRDefault="001D5FD2">
      <w:r>
        <w:t>Haskell LIGHT</w:t>
      </w:r>
    </w:p>
    <w:p w14:paraId="000001FD" w14:textId="77777777" w:rsidR="00EC6469" w:rsidRDefault="00EC6469">
      <w:pPr>
        <w:widowControl w:val="0"/>
        <w:pBdr>
          <w:top w:val="nil"/>
          <w:left w:val="nil"/>
          <w:bottom w:val="nil"/>
          <w:right w:val="nil"/>
          <w:between w:val="nil"/>
        </w:pBdr>
        <w:ind w:left="0"/>
      </w:pPr>
    </w:p>
    <w:p w14:paraId="000001FE" w14:textId="77777777" w:rsidR="00EC6469" w:rsidRDefault="001D5FD2">
      <w:r>
        <w:t>[idx-116]</w:t>
      </w:r>
    </w:p>
    <w:p w14:paraId="000001FF" w14:textId="77777777" w:rsidR="00EC6469" w:rsidRDefault="00EC6469">
      <w:pPr>
        <w:widowControl w:val="0"/>
        <w:pBdr>
          <w:top w:val="nil"/>
          <w:left w:val="nil"/>
          <w:bottom w:val="nil"/>
          <w:right w:val="nil"/>
          <w:between w:val="nil"/>
        </w:pBdr>
        <w:ind w:left="0"/>
      </w:pPr>
    </w:p>
    <w:p w14:paraId="00000200" w14:textId="77777777" w:rsidR="00EC6469" w:rsidRDefault="001D5FD2">
      <w:r>
        <w:t>About LIM</w:t>
      </w:r>
    </w:p>
    <w:p w14:paraId="00000201" w14:textId="77777777" w:rsidR="00EC6469" w:rsidRDefault="00EC6469">
      <w:pPr>
        <w:widowControl w:val="0"/>
        <w:pBdr>
          <w:top w:val="nil"/>
          <w:left w:val="nil"/>
          <w:bottom w:val="nil"/>
          <w:right w:val="nil"/>
          <w:between w:val="nil"/>
        </w:pBdr>
        <w:ind w:left="0"/>
      </w:pPr>
    </w:p>
    <w:p w14:paraId="00000202" w14:textId="77777777" w:rsidR="00EC6469" w:rsidRDefault="001D5FD2">
      <w:r>
        <w:t>[idx-117]</w:t>
      </w:r>
    </w:p>
    <w:p w14:paraId="00000203" w14:textId="77777777" w:rsidR="00EC6469" w:rsidRDefault="00EC6469">
      <w:pPr>
        <w:widowControl w:val="0"/>
        <w:pBdr>
          <w:top w:val="nil"/>
          <w:left w:val="nil"/>
          <w:bottom w:val="nil"/>
          <w:right w:val="nil"/>
          <w:between w:val="nil"/>
        </w:pBdr>
        <w:ind w:left="0"/>
      </w:pPr>
    </w:p>
    <w:p w14:paraId="00000204" w14:textId="77777777" w:rsidR="00EC6469" w:rsidRDefault="001D5FD2">
      <w:r>
        <w:t>Get Involved</w:t>
      </w:r>
    </w:p>
    <w:p w14:paraId="00000205" w14:textId="77777777" w:rsidR="00EC6469" w:rsidRDefault="00EC6469">
      <w:pPr>
        <w:widowControl w:val="0"/>
        <w:pBdr>
          <w:top w:val="nil"/>
          <w:left w:val="nil"/>
          <w:bottom w:val="nil"/>
          <w:right w:val="nil"/>
          <w:between w:val="nil"/>
        </w:pBdr>
        <w:ind w:left="0"/>
      </w:pPr>
    </w:p>
    <w:p w14:paraId="00000206" w14:textId="77777777" w:rsidR="00EC6469" w:rsidRDefault="001D5FD2">
      <w:r>
        <w:t>[idx-118]</w:t>
      </w:r>
    </w:p>
    <w:p w14:paraId="00000207" w14:textId="77777777" w:rsidR="00EC6469" w:rsidRDefault="00EC6469">
      <w:pPr>
        <w:widowControl w:val="0"/>
        <w:pBdr>
          <w:top w:val="nil"/>
          <w:left w:val="nil"/>
          <w:bottom w:val="nil"/>
          <w:right w:val="nil"/>
          <w:between w:val="nil"/>
        </w:pBdr>
        <w:ind w:left="0"/>
      </w:pPr>
    </w:p>
    <w:p w14:paraId="00000208" w14:textId="77777777" w:rsidR="00EC6469" w:rsidRDefault="001D5FD2">
      <w:r>
        <w:t>Find a Healing Group</w:t>
      </w:r>
    </w:p>
    <w:p w14:paraId="00000209" w14:textId="77777777" w:rsidR="00EC6469" w:rsidRDefault="00EC6469">
      <w:pPr>
        <w:widowControl w:val="0"/>
        <w:pBdr>
          <w:top w:val="nil"/>
          <w:left w:val="nil"/>
          <w:bottom w:val="nil"/>
          <w:right w:val="nil"/>
          <w:between w:val="nil"/>
        </w:pBdr>
        <w:ind w:left="0"/>
      </w:pPr>
    </w:p>
    <w:p w14:paraId="0000020A" w14:textId="77777777" w:rsidR="00EC6469" w:rsidRDefault="001D5FD2">
      <w:r>
        <w:t>[idx-119]</w:t>
      </w:r>
    </w:p>
    <w:p w14:paraId="0000020B" w14:textId="77777777" w:rsidR="00EC6469" w:rsidRDefault="00EC6469">
      <w:pPr>
        <w:widowControl w:val="0"/>
        <w:pBdr>
          <w:top w:val="nil"/>
          <w:left w:val="nil"/>
          <w:bottom w:val="nil"/>
          <w:right w:val="nil"/>
          <w:between w:val="nil"/>
        </w:pBdr>
        <w:ind w:left="0"/>
      </w:pPr>
    </w:p>
    <w:p w14:paraId="0000020C" w14:textId="77777777" w:rsidR="00EC6469" w:rsidRDefault="001D5FD2">
      <w:r>
        <w:t>Become a Facilitator</w:t>
      </w:r>
    </w:p>
    <w:p w14:paraId="0000020D" w14:textId="77777777" w:rsidR="00EC6469" w:rsidRDefault="00EC6469">
      <w:pPr>
        <w:widowControl w:val="0"/>
        <w:pBdr>
          <w:top w:val="nil"/>
          <w:left w:val="nil"/>
          <w:bottom w:val="nil"/>
          <w:right w:val="nil"/>
          <w:between w:val="nil"/>
        </w:pBdr>
        <w:ind w:left="0"/>
      </w:pPr>
    </w:p>
    <w:p w14:paraId="0000020E" w14:textId="77777777" w:rsidR="00EC6469" w:rsidRDefault="001D5FD2">
      <w:r>
        <w:t>[idx-120]</w:t>
      </w:r>
    </w:p>
    <w:p w14:paraId="0000020F" w14:textId="77777777" w:rsidR="00EC6469" w:rsidRDefault="00EC6469">
      <w:pPr>
        <w:widowControl w:val="0"/>
        <w:pBdr>
          <w:top w:val="nil"/>
          <w:left w:val="nil"/>
          <w:bottom w:val="nil"/>
          <w:right w:val="nil"/>
          <w:between w:val="nil"/>
        </w:pBdr>
        <w:ind w:left="0"/>
      </w:pPr>
    </w:p>
    <w:p w14:paraId="00000210" w14:textId="77777777" w:rsidR="00EC6469" w:rsidRDefault="001D5FD2">
      <w:r>
        <w:t>Donate</w:t>
      </w:r>
    </w:p>
    <w:p w14:paraId="00000211" w14:textId="77777777" w:rsidR="00EC6469" w:rsidRDefault="00EC6469">
      <w:pPr>
        <w:widowControl w:val="0"/>
        <w:pBdr>
          <w:top w:val="nil"/>
          <w:left w:val="nil"/>
          <w:bottom w:val="nil"/>
          <w:right w:val="nil"/>
          <w:between w:val="nil"/>
        </w:pBdr>
        <w:ind w:left="0"/>
      </w:pPr>
    </w:p>
    <w:p w14:paraId="00000212" w14:textId="77777777" w:rsidR="00EC6469" w:rsidRDefault="001D5FD2">
      <w:r>
        <w:t>[idx-121]</w:t>
      </w:r>
    </w:p>
    <w:p w14:paraId="00000213" w14:textId="77777777" w:rsidR="00EC6469" w:rsidRDefault="00EC6469">
      <w:pPr>
        <w:widowControl w:val="0"/>
        <w:pBdr>
          <w:top w:val="nil"/>
          <w:left w:val="nil"/>
          <w:bottom w:val="nil"/>
          <w:right w:val="nil"/>
          <w:between w:val="nil"/>
        </w:pBdr>
        <w:ind w:left="0"/>
      </w:pPr>
    </w:p>
    <w:p w14:paraId="00000214" w14:textId="77777777" w:rsidR="00EC6469" w:rsidRDefault="001D5FD2">
      <w:r>
        <w:t>Ways to Give</w:t>
      </w:r>
    </w:p>
    <w:p w14:paraId="00000215" w14:textId="77777777" w:rsidR="00EC6469" w:rsidRDefault="00EC6469">
      <w:pPr>
        <w:widowControl w:val="0"/>
        <w:pBdr>
          <w:top w:val="nil"/>
          <w:left w:val="nil"/>
          <w:bottom w:val="nil"/>
          <w:right w:val="nil"/>
          <w:between w:val="nil"/>
        </w:pBdr>
        <w:ind w:left="0"/>
      </w:pPr>
    </w:p>
    <w:p w14:paraId="00000216" w14:textId="77777777" w:rsidR="00EC6469" w:rsidRDefault="001D5FD2">
      <w:r>
        <w:t>[idx-122]</w:t>
      </w:r>
    </w:p>
    <w:p w14:paraId="00000217" w14:textId="77777777" w:rsidR="00EC6469" w:rsidRDefault="00EC6469">
      <w:pPr>
        <w:widowControl w:val="0"/>
        <w:pBdr>
          <w:top w:val="nil"/>
          <w:left w:val="nil"/>
          <w:bottom w:val="nil"/>
          <w:right w:val="nil"/>
          <w:between w:val="nil"/>
        </w:pBdr>
        <w:ind w:left="0"/>
      </w:pPr>
    </w:p>
    <w:p w14:paraId="00000218" w14:textId="77777777" w:rsidR="00EC6469" w:rsidRDefault="001D5FD2">
      <w:r>
        <w:t>Contact</w:t>
      </w:r>
    </w:p>
    <w:p w14:paraId="00000219" w14:textId="77777777" w:rsidR="00EC6469" w:rsidRDefault="00EC6469">
      <w:pPr>
        <w:widowControl w:val="0"/>
        <w:pBdr>
          <w:top w:val="nil"/>
          <w:left w:val="nil"/>
          <w:bottom w:val="nil"/>
          <w:right w:val="nil"/>
          <w:between w:val="nil"/>
        </w:pBdr>
        <w:ind w:left="0"/>
      </w:pPr>
    </w:p>
    <w:p w14:paraId="0000021A" w14:textId="77777777" w:rsidR="00EC6469" w:rsidRDefault="001D5FD2">
      <w:r>
        <w:t>[idx-123]</w:t>
      </w:r>
    </w:p>
    <w:p w14:paraId="0000021B" w14:textId="77777777" w:rsidR="00EC6469" w:rsidRDefault="00EC6469">
      <w:pPr>
        <w:widowControl w:val="0"/>
        <w:pBdr>
          <w:top w:val="nil"/>
          <w:left w:val="nil"/>
          <w:bottom w:val="nil"/>
          <w:right w:val="nil"/>
          <w:between w:val="nil"/>
        </w:pBdr>
        <w:ind w:left="0"/>
      </w:pPr>
    </w:p>
    <w:p w14:paraId="0000021C" w14:textId="77777777" w:rsidR="00EC6469" w:rsidRDefault="001D5FD2">
      <w:r>
        <w:t>(262) 439-5663</w:t>
      </w:r>
    </w:p>
    <w:p w14:paraId="0000021D" w14:textId="77777777" w:rsidR="00EC6469" w:rsidRDefault="00EC6469">
      <w:pPr>
        <w:widowControl w:val="0"/>
        <w:pBdr>
          <w:top w:val="nil"/>
          <w:left w:val="nil"/>
          <w:bottom w:val="nil"/>
          <w:right w:val="nil"/>
          <w:between w:val="nil"/>
        </w:pBdr>
        <w:ind w:left="0"/>
      </w:pPr>
    </w:p>
    <w:p w14:paraId="0000021E" w14:textId="77777777" w:rsidR="00EC6469" w:rsidRDefault="001D5FD2">
      <w:r>
        <w:t>[idx-124]</w:t>
      </w:r>
    </w:p>
    <w:p w14:paraId="0000021F" w14:textId="77777777" w:rsidR="00EC6469" w:rsidRDefault="00EC6469">
      <w:pPr>
        <w:widowControl w:val="0"/>
        <w:pBdr>
          <w:top w:val="nil"/>
          <w:left w:val="nil"/>
          <w:bottom w:val="nil"/>
          <w:right w:val="nil"/>
          <w:between w:val="nil"/>
        </w:pBdr>
        <w:ind w:left="0"/>
      </w:pPr>
    </w:p>
    <w:p w14:paraId="00000220" w14:textId="77777777" w:rsidR="00EC6469" w:rsidRDefault="001D5FD2">
      <w:r>
        <w:t>(262) 783-5267</w:t>
      </w:r>
    </w:p>
    <w:p w14:paraId="00000221" w14:textId="77777777" w:rsidR="00EC6469" w:rsidRDefault="00EC6469">
      <w:pPr>
        <w:widowControl w:val="0"/>
        <w:pBdr>
          <w:top w:val="nil"/>
          <w:left w:val="nil"/>
          <w:bottom w:val="nil"/>
          <w:right w:val="nil"/>
          <w:between w:val="nil"/>
        </w:pBdr>
        <w:ind w:left="0"/>
      </w:pPr>
    </w:p>
    <w:p w14:paraId="00000222" w14:textId="77777777" w:rsidR="00EC6469" w:rsidRDefault="001D5FD2">
      <w:r>
        <w:t>[idx-125]</w:t>
      </w:r>
    </w:p>
    <w:p w14:paraId="00000223" w14:textId="77777777" w:rsidR="00EC6469" w:rsidRDefault="00EC6469">
      <w:pPr>
        <w:widowControl w:val="0"/>
        <w:pBdr>
          <w:top w:val="nil"/>
          <w:left w:val="nil"/>
          <w:bottom w:val="nil"/>
          <w:right w:val="nil"/>
          <w:between w:val="nil"/>
        </w:pBdr>
        <w:ind w:left="0"/>
      </w:pPr>
    </w:p>
    <w:p w14:paraId="00000224" w14:textId="77777777" w:rsidR="00EC6469" w:rsidRDefault="001D5FD2">
      <w:r>
        <w:t>Email LIM</w:t>
      </w:r>
    </w:p>
    <w:p w14:paraId="00000225" w14:textId="77777777" w:rsidR="00EC6469" w:rsidRDefault="00EC6469">
      <w:pPr>
        <w:widowControl w:val="0"/>
        <w:pBdr>
          <w:top w:val="nil"/>
          <w:left w:val="nil"/>
          <w:bottom w:val="nil"/>
          <w:right w:val="nil"/>
          <w:between w:val="nil"/>
        </w:pBdr>
        <w:ind w:left="0"/>
      </w:pPr>
    </w:p>
    <w:p w14:paraId="00000226" w14:textId="77777777" w:rsidR="00EC6469" w:rsidRDefault="001D5FD2">
      <w:r>
        <w:t>[idx-126]</w:t>
      </w:r>
    </w:p>
    <w:p w14:paraId="00000227" w14:textId="77777777" w:rsidR="00EC6469" w:rsidRDefault="00EC6469">
      <w:pPr>
        <w:widowControl w:val="0"/>
        <w:pBdr>
          <w:top w:val="nil"/>
          <w:left w:val="nil"/>
          <w:bottom w:val="nil"/>
          <w:right w:val="nil"/>
          <w:between w:val="nil"/>
        </w:pBdr>
        <w:ind w:left="0"/>
      </w:pPr>
    </w:p>
    <w:p w14:paraId="00000228" w14:textId="77777777" w:rsidR="00EC6469" w:rsidRDefault="001D5FD2">
      <w:r>
        <w:t>Official Website</w:t>
      </w:r>
    </w:p>
    <w:p w14:paraId="00000229" w14:textId="77777777" w:rsidR="00EC6469" w:rsidRDefault="00EC6469">
      <w:pPr>
        <w:widowControl w:val="0"/>
        <w:pBdr>
          <w:top w:val="nil"/>
          <w:left w:val="nil"/>
          <w:bottom w:val="nil"/>
          <w:right w:val="nil"/>
          <w:between w:val="nil"/>
        </w:pBdr>
        <w:ind w:left="0"/>
      </w:pPr>
    </w:p>
    <w:p w14:paraId="0000022A" w14:textId="77777777" w:rsidR="00EC6469" w:rsidRDefault="001D5FD2">
      <w:r>
        <w:t>[idx-127]</w:t>
      </w:r>
    </w:p>
    <w:p w14:paraId="0000022B" w14:textId="77777777" w:rsidR="00EC6469" w:rsidRDefault="00EC6469">
      <w:pPr>
        <w:widowControl w:val="0"/>
        <w:pBdr>
          <w:top w:val="nil"/>
          <w:left w:val="nil"/>
          <w:bottom w:val="nil"/>
          <w:right w:val="nil"/>
          <w:between w:val="nil"/>
        </w:pBdr>
        <w:ind w:left="0"/>
      </w:pPr>
    </w:p>
    <w:p w14:paraId="0000022C" w14:textId="77777777" w:rsidR="00EC6469" w:rsidRDefault="001D5FD2">
      <w:r>
        <w:t>Brand Guide</w:t>
      </w:r>
    </w:p>
    <w:p w14:paraId="0000022D" w14:textId="77777777" w:rsidR="00EC6469" w:rsidRDefault="00EC6469">
      <w:pPr>
        <w:widowControl w:val="0"/>
        <w:pBdr>
          <w:top w:val="nil"/>
          <w:left w:val="nil"/>
          <w:bottom w:val="nil"/>
          <w:right w:val="nil"/>
          <w:between w:val="nil"/>
        </w:pBdr>
        <w:ind w:left="0"/>
      </w:pPr>
    </w:p>
    <w:p w14:paraId="0000022E" w14:textId="77777777" w:rsidR="00EC6469" w:rsidRDefault="001D5FD2">
      <w:r>
        <w:t>[idx-128]</w:t>
      </w:r>
    </w:p>
    <w:p w14:paraId="0000022F" w14:textId="77777777" w:rsidR="00EC6469" w:rsidRDefault="00EC6469">
      <w:pPr>
        <w:widowControl w:val="0"/>
        <w:pBdr>
          <w:top w:val="nil"/>
          <w:left w:val="nil"/>
          <w:bottom w:val="nil"/>
          <w:right w:val="nil"/>
          <w:between w:val="nil"/>
        </w:pBdr>
        <w:ind w:left="0"/>
      </w:pPr>
    </w:p>
    <w:p w14:paraId="00000230" w14:textId="77777777" w:rsidR="00EC6469" w:rsidRDefault="001D5FD2">
      <w:r>
        <w:lastRenderedPageBreak/>
        <w:t>Developer Docs</w:t>
      </w:r>
    </w:p>
    <w:p w14:paraId="00000231" w14:textId="77777777" w:rsidR="00EC6469" w:rsidRDefault="00EC6469">
      <w:pPr>
        <w:widowControl w:val="0"/>
        <w:pBdr>
          <w:top w:val="nil"/>
          <w:left w:val="nil"/>
          <w:bottom w:val="nil"/>
          <w:right w:val="nil"/>
          <w:between w:val="nil"/>
        </w:pBdr>
        <w:ind w:left="0"/>
      </w:pPr>
    </w:p>
    <w:p w14:paraId="00000232" w14:textId="77777777" w:rsidR="00EC6469" w:rsidRDefault="001D5FD2">
      <w:r>
        <w:t>[idx-129]</w:t>
      </w:r>
    </w:p>
    <w:p w14:paraId="00000233" w14:textId="77777777" w:rsidR="00EC6469" w:rsidRDefault="00EC6469">
      <w:pPr>
        <w:widowControl w:val="0"/>
        <w:pBdr>
          <w:top w:val="nil"/>
          <w:left w:val="nil"/>
          <w:bottom w:val="nil"/>
          <w:right w:val="nil"/>
          <w:between w:val="nil"/>
        </w:pBdr>
        <w:ind w:left="0"/>
      </w:pPr>
    </w:p>
    <w:p w14:paraId="00000234" w14:textId="77777777" w:rsidR="00EC6469" w:rsidRDefault="001D5FD2">
      <w:r>
        <w:t>Video Interview Guide</w:t>
      </w:r>
    </w:p>
    <w:p w14:paraId="00000235" w14:textId="77777777" w:rsidR="00EC6469" w:rsidRDefault="00EC6469">
      <w:pPr>
        <w:widowControl w:val="0"/>
        <w:pBdr>
          <w:top w:val="nil"/>
          <w:left w:val="nil"/>
          <w:bottom w:val="nil"/>
          <w:right w:val="nil"/>
          <w:between w:val="nil"/>
        </w:pBdr>
        <w:ind w:left="0"/>
      </w:pPr>
    </w:p>
    <w:p w14:paraId="00000236" w14:textId="77777777" w:rsidR="00EC6469" w:rsidRDefault="001D5FD2">
      <w:r>
        <w:t>[idx-130]</w:t>
      </w:r>
    </w:p>
    <w:p w14:paraId="00000237" w14:textId="77777777" w:rsidR="00EC6469" w:rsidRDefault="00EC6469">
      <w:pPr>
        <w:widowControl w:val="0"/>
        <w:pBdr>
          <w:top w:val="nil"/>
          <w:left w:val="nil"/>
          <w:bottom w:val="nil"/>
          <w:right w:val="nil"/>
          <w:between w:val="nil"/>
        </w:pBdr>
        <w:ind w:left="0"/>
      </w:pPr>
    </w:p>
    <w:p w14:paraId="00000238" w14:textId="77777777" w:rsidR="00EC6469" w:rsidRDefault="001D5FD2">
      <w:r>
        <w:t>Video Release Form</w:t>
      </w:r>
    </w:p>
    <w:p w14:paraId="00000239" w14:textId="77777777" w:rsidR="00EC6469" w:rsidRDefault="00EC6469">
      <w:pPr>
        <w:widowControl w:val="0"/>
        <w:pBdr>
          <w:top w:val="nil"/>
          <w:left w:val="nil"/>
          <w:bottom w:val="nil"/>
          <w:right w:val="nil"/>
          <w:between w:val="nil"/>
        </w:pBdr>
        <w:ind w:left="0"/>
      </w:pPr>
    </w:p>
    <w:p w14:paraId="0000023A" w14:textId="77777777" w:rsidR="00EC6469" w:rsidRDefault="001D5FD2">
      <w:r>
        <w:t>[idx-131]</w:t>
      </w:r>
    </w:p>
    <w:p w14:paraId="0000023B" w14:textId="77777777" w:rsidR="00EC6469" w:rsidRDefault="00EC6469">
      <w:pPr>
        <w:widowControl w:val="0"/>
        <w:pBdr>
          <w:top w:val="nil"/>
          <w:left w:val="nil"/>
          <w:bottom w:val="nil"/>
          <w:right w:val="nil"/>
          <w:between w:val="nil"/>
        </w:pBdr>
        <w:ind w:left="0"/>
      </w:pPr>
    </w:p>
    <w:p w14:paraId="0000023C" w14:textId="77777777" w:rsidR="00EC6469" w:rsidRDefault="001D5FD2">
      <w:r>
        <w:t>Session Feedback</w:t>
      </w:r>
    </w:p>
    <w:p w14:paraId="0000023D" w14:textId="77777777" w:rsidR="00EC6469" w:rsidRDefault="00EC6469">
      <w:pPr>
        <w:widowControl w:val="0"/>
        <w:pBdr>
          <w:top w:val="nil"/>
          <w:left w:val="nil"/>
          <w:bottom w:val="nil"/>
          <w:right w:val="nil"/>
          <w:between w:val="nil"/>
        </w:pBdr>
        <w:ind w:left="0"/>
      </w:pPr>
    </w:p>
    <w:p w14:paraId="0000023E" w14:textId="77777777" w:rsidR="00EC6469" w:rsidRDefault="001D5FD2">
      <w:r>
        <w:t>[idx-132]</w:t>
      </w:r>
    </w:p>
    <w:p w14:paraId="0000023F" w14:textId="77777777" w:rsidR="00EC6469" w:rsidRDefault="00EC6469">
      <w:pPr>
        <w:widowControl w:val="0"/>
        <w:pBdr>
          <w:top w:val="nil"/>
          <w:left w:val="nil"/>
          <w:bottom w:val="nil"/>
          <w:right w:val="nil"/>
          <w:between w:val="nil"/>
        </w:pBdr>
        <w:ind w:left="0"/>
      </w:pPr>
    </w:p>
    <w:p w14:paraId="00000240" w14:textId="77777777" w:rsidR="00EC6469" w:rsidRDefault="001D5FD2">
      <w:r>
        <w:t>© 2026 Lutheran Indian Ministries · 501(c)(3) Non-Profit Organization · All Rights Reserved</w:t>
      </w:r>
    </w:p>
    <w:p w14:paraId="00000241" w14:textId="77777777" w:rsidR="00EC6469" w:rsidRDefault="00EC6469">
      <w:pPr>
        <w:widowControl w:val="0"/>
        <w:pBdr>
          <w:top w:val="nil"/>
          <w:left w:val="nil"/>
          <w:bottom w:val="nil"/>
          <w:right w:val="nil"/>
          <w:between w:val="nil"/>
        </w:pBdr>
        <w:ind w:left="0"/>
      </w:pPr>
    </w:p>
    <w:p w14:paraId="00000242" w14:textId="7A4163D2" w:rsidR="00EC6469" w:rsidRDefault="001D5FD2">
      <w:pPr>
        <w:pStyle w:val="Heading3"/>
        <w:rPr>
          <w:b w:val="0"/>
          <w:bCs w:val="0"/>
          <w:highlight w:val="yellow"/>
        </w:rPr>
      </w:pPr>
      <w:bookmarkStart w:id="129" w:name="_fk1dexi6f14q" w:colFirst="0" w:colLast="0"/>
      <w:bookmarkEnd w:id="129"/>
      <w:r>
        <w:t xml:space="preserve">Modal — Donate - </w:t>
      </w:r>
      <w:r>
        <w:rPr>
          <w:b w:val="0"/>
          <w:bCs w:val="0"/>
          <w:highlight w:val="yellow"/>
        </w:rPr>
        <w:t>Jaylene will look at this section further</w:t>
      </w:r>
      <w:ins w:id="130" w:author="Jaylene Peterson-Nyren" w:date="2026-05-07T13:51:00Z">
        <w:r w:rsidR="00BE72CC">
          <w:rPr>
            <w:b w:val="0"/>
            <w:bCs w:val="0"/>
            <w:highlight w:val="yellow"/>
          </w:rPr>
          <w:t xml:space="preserve"> with Angie</w:t>
        </w:r>
      </w:ins>
    </w:p>
    <w:p w14:paraId="00000243" w14:textId="77777777" w:rsidR="00EC6469" w:rsidRDefault="001D5FD2">
      <w:r>
        <w:t>[idx-133]</w:t>
      </w:r>
    </w:p>
    <w:p w14:paraId="00000244" w14:textId="77777777" w:rsidR="00EC6469" w:rsidRDefault="00EC6469">
      <w:pPr>
        <w:widowControl w:val="0"/>
        <w:pBdr>
          <w:top w:val="nil"/>
          <w:left w:val="nil"/>
          <w:bottom w:val="nil"/>
          <w:right w:val="nil"/>
          <w:between w:val="nil"/>
        </w:pBdr>
        <w:ind w:left="0"/>
      </w:pPr>
    </w:p>
    <w:p w14:paraId="00000245" w14:textId="77777777" w:rsidR="00EC6469" w:rsidRDefault="001D5FD2">
      <w:pPr>
        <w:rPr>
          <w:highlight w:val="yellow"/>
        </w:rPr>
      </w:pPr>
      <w:r>
        <w:t xml:space="preserve">Partner With Us </w:t>
      </w:r>
    </w:p>
    <w:p w14:paraId="00000246" w14:textId="77777777" w:rsidR="00EC6469" w:rsidRDefault="00EC6469">
      <w:pPr>
        <w:widowControl w:val="0"/>
        <w:pBdr>
          <w:top w:val="nil"/>
          <w:left w:val="nil"/>
          <w:bottom w:val="nil"/>
          <w:right w:val="nil"/>
          <w:between w:val="nil"/>
        </w:pBdr>
        <w:ind w:left="0"/>
      </w:pPr>
    </w:p>
    <w:p w14:paraId="00000247" w14:textId="77777777" w:rsidR="00EC6469" w:rsidRDefault="001D5FD2">
      <w:r>
        <w:t>[idx-134]</w:t>
      </w:r>
    </w:p>
    <w:p w14:paraId="00000248" w14:textId="77777777" w:rsidR="00EC6469" w:rsidRDefault="00EC6469">
      <w:pPr>
        <w:widowControl w:val="0"/>
        <w:pBdr>
          <w:top w:val="nil"/>
          <w:left w:val="nil"/>
          <w:bottom w:val="nil"/>
          <w:right w:val="nil"/>
          <w:between w:val="nil"/>
        </w:pBdr>
        <w:ind w:left="0"/>
      </w:pPr>
    </w:p>
    <w:p w14:paraId="00000249" w14:textId="77777777" w:rsidR="00EC6469" w:rsidRDefault="001D5FD2">
      <w:r>
        <w:t>✕</w:t>
      </w:r>
    </w:p>
    <w:p w14:paraId="0000024A" w14:textId="77777777" w:rsidR="00EC6469" w:rsidRDefault="00EC6469">
      <w:pPr>
        <w:widowControl w:val="0"/>
        <w:pBdr>
          <w:top w:val="nil"/>
          <w:left w:val="nil"/>
          <w:bottom w:val="nil"/>
          <w:right w:val="nil"/>
          <w:between w:val="nil"/>
        </w:pBdr>
        <w:ind w:left="0"/>
      </w:pPr>
    </w:p>
    <w:p w14:paraId="0000024B" w14:textId="77777777" w:rsidR="00EC6469" w:rsidRDefault="001D5FD2">
      <w:r>
        <w:t>[idx-135]</w:t>
      </w:r>
    </w:p>
    <w:p w14:paraId="0000024C" w14:textId="77777777" w:rsidR="00EC6469" w:rsidRDefault="00EC6469">
      <w:pPr>
        <w:widowControl w:val="0"/>
        <w:pBdr>
          <w:top w:val="nil"/>
          <w:left w:val="nil"/>
          <w:bottom w:val="nil"/>
          <w:right w:val="nil"/>
          <w:between w:val="nil"/>
        </w:pBdr>
        <w:ind w:left="0"/>
      </w:pPr>
    </w:p>
    <w:p w14:paraId="0000024D" w14:textId="77777777" w:rsidR="00EC6469" w:rsidRDefault="001D5FD2">
      <w:r>
        <w:t>One-Time</w:t>
      </w:r>
    </w:p>
    <w:p w14:paraId="0000024E" w14:textId="77777777" w:rsidR="00EC6469" w:rsidRDefault="00EC6469">
      <w:pPr>
        <w:widowControl w:val="0"/>
        <w:pBdr>
          <w:top w:val="nil"/>
          <w:left w:val="nil"/>
          <w:bottom w:val="nil"/>
          <w:right w:val="nil"/>
          <w:between w:val="nil"/>
        </w:pBdr>
        <w:ind w:left="0"/>
      </w:pPr>
    </w:p>
    <w:p w14:paraId="0000024F" w14:textId="77777777" w:rsidR="00EC6469" w:rsidRDefault="001D5FD2">
      <w:r>
        <w:t>[idx-136]</w:t>
      </w:r>
    </w:p>
    <w:p w14:paraId="00000250" w14:textId="77777777" w:rsidR="00EC6469" w:rsidRDefault="00EC6469">
      <w:pPr>
        <w:widowControl w:val="0"/>
        <w:pBdr>
          <w:top w:val="nil"/>
          <w:left w:val="nil"/>
          <w:bottom w:val="nil"/>
          <w:right w:val="nil"/>
          <w:between w:val="nil"/>
        </w:pBdr>
        <w:ind w:left="0"/>
      </w:pPr>
    </w:p>
    <w:p w14:paraId="00000251" w14:textId="77777777" w:rsidR="00EC6469" w:rsidRDefault="001D5FD2">
      <w:r>
        <w:t>Monthly Most Impact</w:t>
      </w:r>
    </w:p>
    <w:p w14:paraId="00000252" w14:textId="77777777" w:rsidR="00EC6469" w:rsidRDefault="00EC6469">
      <w:pPr>
        <w:widowControl w:val="0"/>
        <w:pBdr>
          <w:top w:val="nil"/>
          <w:left w:val="nil"/>
          <w:bottom w:val="nil"/>
          <w:right w:val="nil"/>
          <w:between w:val="nil"/>
        </w:pBdr>
        <w:ind w:left="0"/>
      </w:pPr>
    </w:p>
    <w:p w14:paraId="00000253" w14:textId="77777777" w:rsidR="00EC6469" w:rsidRDefault="001D5FD2">
      <w:r>
        <w:t>[idx-137]</w:t>
      </w:r>
    </w:p>
    <w:p w14:paraId="00000254" w14:textId="77777777" w:rsidR="00EC6469" w:rsidRDefault="00EC6469">
      <w:pPr>
        <w:widowControl w:val="0"/>
        <w:pBdr>
          <w:top w:val="nil"/>
          <w:left w:val="nil"/>
          <w:bottom w:val="nil"/>
          <w:right w:val="nil"/>
          <w:between w:val="nil"/>
        </w:pBdr>
        <w:ind w:left="0"/>
      </w:pPr>
    </w:p>
    <w:p w14:paraId="00000255" w14:textId="77777777" w:rsidR="00EC6469" w:rsidRDefault="001D5FD2">
      <w:r>
        <w:t>$25</w:t>
      </w:r>
    </w:p>
    <w:p w14:paraId="00000256" w14:textId="77777777" w:rsidR="00EC6469" w:rsidRDefault="00EC6469">
      <w:pPr>
        <w:widowControl w:val="0"/>
        <w:pBdr>
          <w:top w:val="nil"/>
          <w:left w:val="nil"/>
          <w:bottom w:val="nil"/>
          <w:right w:val="nil"/>
          <w:between w:val="nil"/>
        </w:pBdr>
        <w:ind w:left="0"/>
      </w:pPr>
    </w:p>
    <w:p w14:paraId="00000257" w14:textId="77777777" w:rsidR="00EC6469" w:rsidRDefault="001D5FD2">
      <w:r>
        <w:t>[idx-138]</w:t>
      </w:r>
    </w:p>
    <w:p w14:paraId="00000258" w14:textId="77777777" w:rsidR="00EC6469" w:rsidRDefault="00EC6469">
      <w:pPr>
        <w:widowControl w:val="0"/>
        <w:pBdr>
          <w:top w:val="nil"/>
          <w:left w:val="nil"/>
          <w:bottom w:val="nil"/>
          <w:right w:val="nil"/>
          <w:between w:val="nil"/>
        </w:pBdr>
        <w:ind w:left="0"/>
      </w:pPr>
    </w:p>
    <w:p w14:paraId="00000259" w14:textId="77777777" w:rsidR="00EC6469" w:rsidRDefault="001D5FD2">
      <w:r>
        <w:t>$50</w:t>
      </w:r>
    </w:p>
    <w:p w14:paraId="0000025A" w14:textId="77777777" w:rsidR="00EC6469" w:rsidRDefault="00EC6469">
      <w:pPr>
        <w:widowControl w:val="0"/>
        <w:pBdr>
          <w:top w:val="nil"/>
          <w:left w:val="nil"/>
          <w:bottom w:val="nil"/>
          <w:right w:val="nil"/>
          <w:between w:val="nil"/>
        </w:pBdr>
        <w:ind w:left="0"/>
      </w:pPr>
    </w:p>
    <w:p w14:paraId="0000025B" w14:textId="77777777" w:rsidR="00EC6469" w:rsidRDefault="001D5FD2">
      <w:r>
        <w:t>[idx-139]</w:t>
      </w:r>
    </w:p>
    <w:p w14:paraId="0000025C" w14:textId="77777777" w:rsidR="00EC6469" w:rsidRDefault="00EC6469">
      <w:pPr>
        <w:widowControl w:val="0"/>
        <w:pBdr>
          <w:top w:val="nil"/>
          <w:left w:val="nil"/>
          <w:bottom w:val="nil"/>
          <w:right w:val="nil"/>
          <w:between w:val="nil"/>
        </w:pBdr>
        <w:ind w:left="0"/>
      </w:pPr>
    </w:p>
    <w:p w14:paraId="0000025D" w14:textId="77777777" w:rsidR="00EC6469" w:rsidRDefault="001D5FD2">
      <w:r>
        <w:t>$100</w:t>
      </w:r>
    </w:p>
    <w:p w14:paraId="0000025E" w14:textId="77777777" w:rsidR="00EC6469" w:rsidRDefault="00EC6469">
      <w:pPr>
        <w:widowControl w:val="0"/>
        <w:pBdr>
          <w:top w:val="nil"/>
          <w:left w:val="nil"/>
          <w:bottom w:val="nil"/>
          <w:right w:val="nil"/>
          <w:between w:val="nil"/>
        </w:pBdr>
        <w:ind w:left="0"/>
      </w:pPr>
    </w:p>
    <w:p w14:paraId="0000025F" w14:textId="77777777" w:rsidR="00EC6469" w:rsidRDefault="001D5FD2">
      <w:r>
        <w:t>[idx-140]</w:t>
      </w:r>
    </w:p>
    <w:p w14:paraId="00000260" w14:textId="77777777" w:rsidR="00EC6469" w:rsidRDefault="00EC6469">
      <w:pPr>
        <w:widowControl w:val="0"/>
        <w:pBdr>
          <w:top w:val="nil"/>
          <w:left w:val="nil"/>
          <w:bottom w:val="nil"/>
          <w:right w:val="nil"/>
          <w:between w:val="nil"/>
        </w:pBdr>
        <w:ind w:left="0"/>
      </w:pPr>
    </w:p>
    <w:p w14:paraId="00000261" w14:textId="77777777" w:rsidR="00EC6469" w:rsidRDefault="001D5FD2">
      <w:r>
        <w:t>$250</w:t>
      </w:r>
    </w:p>
    <w:p w14:paraId="00000262" w14:textId="77777777" w:rsidR="00EC6469" w:rsidRDefault="00EC6469">
      <w:pPr>
        <w:widowControl w:val="0"/>
        <w:pBdr>
          <w:top w:val="nil"/>
          <w:left w:val="nil"/>
          <w:bottom w:val="nil"/>
          <w:right w:val="nil"/>
          <w:between w:val="nil"/>
        </w:pBdr>
        <w:ind w:left="0"/>
      </w:pPr>
    </w:p>
    <w:p w14:paraId="00000263" w14:textId="77777777" w:rsidR="00EC6469" w:rsidRDefault="001D5FD2">
      <w:r>
        <w:t>[idx-141]</w:t>
      </w:r>
    </w:p>
    <w:p w14:paraId="00000264" w14:textId="77777777" w:rsidR="00EC6469" w:rsidRDefault="00EC6469">
      <w:pPr>
        <w:widowControl w:val="0"/>
        <w:pBdr>
          <w:top w:val="nil"/>
          <w:left w:val="nil"/>
          <w:bottom w:val="nil"/>
          <w:right w:val="nil"/>
          <w:between w:val="nil"/>
        </w:pBdr>
        <w:ind w:left="0"/>
      </w:pPr>
    </w:p>
    <w:p w14:paraId="00000265" w14:textId="77777777" w:rsidR="00EC6469" w:rsidRDefault="001D5FD2">
      <w:r>
        <w:t>Other amount</w:t>
      </w:r>
    </w:p>
    <w:p w14:paraId="00000266" w14:textId="77777777" w:rsidR="00EC6469" w:rsidRDefault="00EC6469">
      <w:pPr>
        <w:widowControl w:val="0"/>
        <w:pBdr>
          <w:top w:val="nil"/>
          <w:left w:val="nil"/>
          <w:bottom w:val="nil"/>
          <w:right w:val="nil"/>
          <w:between w:val="nil"/>
        </w:pBdr>
        <w:ind w:left="0"/>
      </w:pPr>
    </w:p>
    <w:p w14:paraId="00000267" w14:textId="77777777" w:rsidR="00EC6469" w:rsidRDefault="001D5FD2">
      <w:r>
        <w:t>[idx-142]</w:t>
      </w:r>
    </w:p>
    <w:p w14:paraId="00000268" w14:textId="77777777" w:rsidR="00EC6469" w:rsidRDefault="00EC6469">
      <w:pPr>
        <w:widowControl w:val="0"/>
        <w:pBdr>
          <w:top w:val="nil"/>
          <w:left w:val="nil"/>
          <w:bottom w:val="nil"/>
          <w:right w:val="nil"/>
          <w:between w:val="nil"/>
        </w:pBdr>
        <w:ind w:left="0"/>
      </w:pPr>
    </w:p>
    <w:p w14:paraId="00000269" w14:textId="77777777" w:rsidR="00EC6469" w:rsidRDefault="001D5FD2">
      <w:r>
        <w:t>$100 sponsors a full healing group participant — all 6 sessions, rooted in God's Word.</w:t>
      </w:r>
    </w:p>
    <w:p w14:paraId="0000026A" w14:textId="77777777" w:rsidR="00EC6469" w:rsidRDefault="00EC6469">
      <w:pPr>
        <w:widowControl w:val="0"/>
        <w:pBdr>
          <w:top w:val="nil"/>
          <w:left w:val="nil"/>
          <w:bottom w:val="nil"/>
          <w:right w:val="nil"/>
          <w:between w:val="nil"/>
        </w:pBdr>
        <w:ind w:left="0"/>
      </w:pPr>
    </w:p>
    <w:p w14:paraId="0000026B" w14:textId="77777777" w:rsidR="00EC6469" w:rsidRDefault="001D5FD2">
      <w:r>
        <w:t>[idx-143]</w:t>
      </w:r>
    </w:p>
    <w:p w14:paraId="0000026C" w14:textId="77777777" w:rsidR="00EC6469" w:rsidRDefault="00EC6469">
      <w:pPr>
        <w:widowControl w:val="0"/>
        <w:pBdr>
          <w:top w:val="nil"/>
          <w:left w:val="nil"/>
          <w:bottom w:val="nil"/>
          <w:right w:val="nil"/>
          <w:between w:val="nil"/>
        </w:pBdr>
        <w:ind w:left="0"/>
      </w:pPr>
    </w:p>
    <w:p w14:paraId="0000026D" w14:textId="77777777" w:rsidR="00EC6469" w:rsidRDefault="001D5FD2">
      <w:r>
        <w:t>First Name *</w:t>
      </w:r>
    </w:p>
    <w:p w14:paraId="0000026E" w14:textId="77777777" w:rsidR="00EC6469" w:rsidRDefault="00EC6469">
      <w:pPr>
        <w:widowControl w:val="0"/>
        <w:pBdr>
          <w:top w:val="nil"/>
          <w:left w:val="nil"/>
          <w:bottom w:val="nil"/>
          <w:right w:val="nil"/>
          <w:between w:val="nil"/>
        </w:pBdr>
        <w:ind w:left="0"/>
      </w:pPr>
    </w:p>
    <w:p w14:paraId="0000026F" w14:textId="77777777" w:rsidR="00EC6469" w:rsidRDefault="001D5FD2">
      <w:r>
        <w:t>[idx-144]</w:t>
      </w:r>
    </w:p>
    <w:p w14:paraId="00000270" w14:textId="77777777" w:rsidR="00EC6469" w:rsidRDefault="00EC6469">
      <w:pPr>
        <w:widowControl w:val="0"/>
        <w:pBdr>
          <w:top w:val="nil"/>
          <w:left w:val="nil"/>
          <w:bottom w:val="nil"/>
          <w:right w:val="nil"/>
          <w:between w:val="nil"/>
        </w:pBdr>
        <w:ind w:left="0"/>
      </w:pPr>
    </w:p>
    <w:p w14:paraId="00000271" w14:textId="77777777" w:rsidR="00EC6469" w:rsidRDefault="001D5FD2">
      <w:r>
        <w:t>First</w:t>
      </w:r>
    </w:p>
    <w:p w14:paraId="00000272" w14:textId="77777777" w:rsidR="00EC6469" w:rsidRDefault="00EC6469">
      <w:pPr>
        <w:widowControl w:val="0"/>
        <w:pBdr>
          <w:top w:val="nil"/>
          <w:left w:val="nil"/>
          <w:bottom w:val="nil"/>
          <w:right w:val="nil"/>
          <w:between w:val="nil"/>
        </w:pBdr>
        <w:ind w:left="0"/>
      </w:pPr>
    </w:p>
    <w:p w14:paraId="00000273" w14:textId="77777777" w:rsidR="00EC6469" w:rsidRDefault="001D5FD2">
      <w:r>
        <w:t>[idx-145]</w:t>
      </w:r>
    </w:p>
    <w:p w14:paraId="00000274" w14:textId="77777777" w:rsidR="00EC6469" w:rsidRDefault="00EC6469">
      <w:pPr>
        <w:widowControl w:val="0"/>
        <w:pBdr>
          <w:top w:val="nil"/>
          <w:left w:val="nil"/>
          <w:bottom w:val="nil"/>
          <w:right w:val="nil"/>
          <w:between w:val="nil"/>
        </w:pBdr>
        <w:ind w:left="0"/>
      </w:pPr>
    </w:p>
    <w:p w14:paraId="00000275" w14:textId="77777777" w:rsidR="00EC6469" w:rsidRDefault="001D5FD2">
      <w:r>
        <w:t>Last Name *</w:t>
      </w:r>
    </w:p>
    <w:p w14:paraId="00000276" w14:textId="77777777" w:rsidR="00EC6469" w:rsidRDefault="00EC6469">
      <w:pPr>
        <w:widowControl w:val="0"/>
        <w:pBdr>
          <w:top w:val="nil"/>
          <w:left w:val="nil"/>
          <w:bottom w:val="nil"/>
          <w:right w:val="nil"/>
          <w:between w:val="nil"/>
        </w:pBdr>
        <w:ind w:left="0"/>
      </w:pPr>
    </w:p>
    <w:p w14:paraId="00000277" w14:textId="77777777" w:rsidR="00EC6469" w:rsidRDefault="001D5FD2">
      <w:r>
        <w:t>[idx-146]</w:t>
      </w:r>
    </w:p>
    <w:p w14:paraId="00000278" w14:textId="77777777" w:rsidR="00EC6469" w:rsidRDefault="00EC6469">
      <w:pPr>
        <w:widowControl w:val="0"/>
        <w:pBdr>
          <w:top w:val="nil"/>
          <w:left w:val="nil"/>
          <w:bottom w:val="nil"/>
          <w:right w:val="nil"/>
          <w:between w:val="nil"/>
        </w:pBdr>
        <w:ind w:left="0"/>
      </w:pPr>
    </w:p>
    <w:p w14:paraId="00000279" w14:textId="77777777" w:rsidR="00EC6469" w:rsidRDefault="001D5FD2">
      <w:r>
        <w:t>Last</w:t>
      </w:r>
    </w:p>
    <w:p w14:paraId="0000027A" w14:textId="77777777" w:rsidR="00EC6469" w:rsidRDefault="00EC6469">
      <w:pPr>
        <w:widowControl w:val="0"/>
        <w:pBdr>
          <w:top w:val="nil"/>
          <w:left w:val="nil"/>
          <w:bottom w:val="nil"/>
          <w:right w:val="nil"/>
          <w:between w:val="nil"/>
        </w:pBdr>
        <w:ind w:left="0"/>
      </w:pPr>
    </w:p>
    <w:p w14:paraId="0000027B" w14:textId="77777777" w:rsidR="00EC6469" w:rsidRDefault="001D5FD2">
      <w:r>
        <w:t>[idx-147]</w:t>
      </w:r>
    </w:p>
    <w:p w14:paraId="0000027C" w14:textId="77777777" w:rsidR="00EC6469" w:rsidRDefault="00EC6469">
      <w:pPr>
        <w:widowControl w:val="0"/>
        <w:pBdr>
          <w:top w:val="nil"/>
          <w:left w:val="nil"/>
          <w:bottom w:val="nil"/>
          <w:right w:val="nil"/>
          <w:between w:val="nil"/>
        </w:pBdr>
        <w:ind w:left="0"/>
      </w:pPr>
    </w:p>
    <w:p w14:paraId="0000027D" w14:textId="77777777" w:rsidR="00EC6469" w:rsidRDefault="001D5FD2">
      <w:r>
        <w:t>Email *</w:t>
      </w:r>
    </w:p>
    <w:p w14:paraId="0000027E" w14:textId="77777777" w:rsidR="00EC6469" w:rsidRDefault="00EC6469">
      <w:pPr>
        <w:widowControl w:val="0"/>
        <w:pBdr>
          <w:top w:val="nil"/>
          <w:left w:val="nil"/>
          <w:bottom w:val="nil"/>
          <w:right w:val="nil"/>
          <w:between w:val="nil"/>
        </w:pBdr>
        <w:ind w:left="0"/>
      </w:pPr>
    </w:p>
    <w:p w14:paraId="0000027F" w14:textId="77777777" w:rsidR="00EC6469" w:rsidRDefault="001D5FD2">
      <w:r>
        <w:t>[idx-148]</w:t>
      </w:r>
    </w:p>
    <w:p w14:paraId="00000280" w14:textId="77777777" w:rsidR="00EC6469" w:rsidRDefault="00EC6469">
      <w:pPr>
        <w:widowControl w:val="0"/>
        <w:pBdr>
          <w:top w:val="nil"/>
          <w:left w:val="nil"/>
          <w:bottom w:val="nil"/>
          <w:right w:val="nil"/>
          <w:between w:val="nil"/>
        </w:pBdr>
        <w:ind w:left="0"/>
      </w:pPr>
    </w:p>
    <w:p w14:paraId="00000281" w14:textId="77777777" w:rsidR="00EC6469" w:rsidRDefault="00000000">
      <w:hyperlink r:id="rId9">
        <w:r w:rsidR="00EC6469">
          <w:rPr>
            <w:color w:val="1155CC"/>
            <w:u w:val="single"/>
          </w:rPr>
          <w:t>you@example.com</w:t>
        </w:r>
      </w:hyperlink>
    </w:p>
    <w:p w14:paraId="00000282" w14:textId="77777777" w:rsidR="00EC6469" w:rsidRDefault="00EC6469">
      <w:pPr>
        <w:widowControl w:val="0"/>
        <w:pBdr>
          <w:top w:val="nil"/>
          <w:left w:val="nil"/>
          <w:bottom w:val="nil"/>
          <w:right w:val="nil"/>
          <w:between w:val="nil"/>
        </w:pBdr>
        <w:ind w:left="0"/>
      </w:pPr>
    </w:p>
    <w:p w14:paraId="00000283" w14:textId="77777777" w:rsidR="00EC6469" w:rsidRDefault="001D5FD2">
      <w:r>
        <w:t>[idx-149]</w:t>
      </w:r>
    </w:p>
    <w:p w14:paraId="00000284" w14:textId="77777777" w:rsidR="00EC6469" w:rsidRDefault="00EC6469">
      <w:pPr>
        <w:widowControl w:val="0"/>
        <w:pBdr>
          <w:top w:val="nil"/>
          <w:left w:val="nil"/>
          <w:bottom w:val="nil"/>
          <w:right w:val="nil"/>
          <w:between w:val="nil"/>
        </w:pBdr>
        <w:ind w:left="0"/>
      </w:pPr>
    </w:p>
    <w:p w14:paraId="00000285" w14:textId="77777777" w:rsidR="00EC6469" w:rsidRDefault="001D5FD2">
      <w:r>
        <w:t>Dedicate this gift (in honor or memory of someone)</w:t>
      </w:r>
    </w:p>
    <w:p w14:paraId="00000286" w14:textId="77777777" w:rsidR="00EC6469" w:rsidRDefault="00EC6469">
      <w:pPr>
        <w:widowControl w:val="0"/>
        <w:pBdr>
          <w:top w:val="nil"/>
          <w:left w:val="nil"/>
          <w:bottom w:val="nil"/>
          <w:right w:val="nil"/>
          <w:between w:val="nil"/>
        </w:pBdr>
        <w:ind w:left="0"/>
      </w:pPr>
    </w:p>
    <w:p w14:paraId="00000287" w14:textId="77777777" w:rsidR="00EC6469" w:rsidRDefault="001D5FD2">
      <w:r>
        <w:t>[idx-150]</w:t>
      </w:r>
    </w:p>
    <w:p w14:paraId="00000288" w14:textId="77777777" w:rsidR="00EC6469" w:rsidRDefault="00EC6469">
      <w:pPr>
        <w:widowControl w:val="0"/>
        <w:pBdr>
          <w:top w:val="nil"/>
          <w:left w:val="nil"/>
          <w:bottom w:val="nil"/>
          <w:right w:val="nil"/>
          <w:between w:val="nil"/>
        </w:pBdr>
        <w:ind w:left="0"/>
      </w:pPr>
    </w:p>
    <w:p w14:paraId="00000289" w14:textId="77777777" w:rsidR="00EC6469" w:rsidRDefault="001D5FD2">
      <w:r>
        <w:t>In honor / memory of…</w:t>
      </w:r>
    </w:p>
    <w:p w14:paraId="0000028A" w14:textId="77777777" w:rsidR="00EC6469" w:rsidRDefault="00EC6469">
      <w:pPr>
        <w:widowControl w:val="0"/>
        <w:pBdr>
          <w:top w:val="nil"/>
          <w:left w:val="nil"/>
          <w:bottom w:val="nil"/>
          <w:right w:val="nil"/>
          <w:between w:val="nil"/>
        </w:pBdr>
        <w:ind w:left="0"/>
      </w:pPr>
    </w:p>
    <w:p w14:paraId="0000028B" w14:textId="77777777" w:rsidR="00EC6469" w:rsidRDefault="001D5FD2">
      <w:r>
        <w:t>[idx-151]</w:t>
      </w:r>
    </w:p>
    <w:p w14:paraId="0000028C" w14:textId="77777777" w:rsidR="00EC6469" w:rsidRDefault="00EC6469">
      <w:pPr>
        <w:widowControl w:val="0"/>
        <w:pBdr>
          <w:top w:val="nil"/>
          <w:left w:val="nil"/>
          <w:bottom w:val="nil"/>
          <w:right w:val="nil"/>
          <w:between w:val="nil"/>
        </w:pBdr>
        <w:ind w:left="0"/>
      </w:pPr>
    </w:p>
    <w:p w14:paraId="0000028D" w14:textId="77777777" w:rsidR="00EC6469" w:rsidRDefault="001D5FD2">
      <w:r>
        <w:t>Give $100 Now</w:t>
      </w:r>
    </w:p>
    <w:p w14:paraId="0000028E" w14:textId="77777777" w:rsidR="00EC6469" w:rsidRDefault="00EC6469">
      <w:pPr>
        <w:widowControl w:val="0"/>
        <w:pBdr>
          <w:top w:val="nil"/>
          <w:left w:val="nil"/>
          <w:bottom w:val="nil"/>
          <w:right w:val="nil"/>
          <w:between w:val="nil"/>
        </w:pBdr>
        <w:ind w:left="0"/>
      </w:pPr>
    </w:p>
    <w:p w14:paraId="0000028F" w14:textId="77777777" w:rsidR="00EC6469" w:rsidRDefault="001D5FD2">
      <w:r>
        <w:t>[idx-152]</w:t>
      </w:r>
    </w:p>
    <w:p w14:paraId="00000290" w14:textId="77777777" w:rsidR="00EC6469" w:rsidRDefault="00EC6469">
      <w:pPr>
        <w:widowControl w:val="0"/>
        <w:pBdr>
          <w:top w:val="nil"/>
          <w:left w:val="nil"/>
          <w:bottom w:val="nil"/>
          <w:right w:val="nil"/>
          <w:between w:val="nil"/>
        </w:pBdr>
        <w:ind w:left="0"/>
      </w:pPr>
    </w:p>
    <w:p w14:paraId="00000291" w14:textId="77777777" w:rsidR="00EC6469" w:rsidRDefault="001D5FD2">
      <w:r>
        <w:t>Secure &amp; encrypted · 501(c)(3) EIN 39-1506889 · Tax-deductible</w:t>
      </w:r>
    </w:p>
    <w:p w14:paraId="00000292" w14:textId="77777777" w:rsidR="00EC6469" w:rsidRDefault="00EC6469">
      <w:pPr>
        <w:widowControl w:val="0"/>
        <w:pBdr>
          <w:top w:val="nil"/>
          <w:left w:val="nil"/>
          <w:bottom w:val="nil"/>
          <w:right w:val="nil"/>
          <w:between w:val="nil"/>
        </w:pBdr>
        <w:ind w:left="0"/>
      </w:pPr>
    </w:p>
    <w:p w14:paraId="00000293" w14:textId="77777777" w:rsidR="00EC6469" w:rsidRDefault="001D5FD2">
      <w:r>
        <w:t>[idx-153]</w:t>
      </w:r>
    </w:p>
    <w:p w14:paraId="00000294" w14:textId="77777777" w:rsidR="00EC6469" w:rsidRDefault="00EC6469">
      <w:pPr>
        <w:widowControl w:val="0"/>
        <w:pBdr>
          <w:top w:val="nil"/>
          <w:left w:val="nil"/>
          <w:bottom w:val="nil"/>
          <w:right w:val="nil"/>
          <w:between w:val="nil"/>
        </w:pBdr>
        <w:ind w:left="0"/>
      </w:pPr>
    </w:p>
    <w:p w14:paraId="00000295" w14:textId="77777777" w:rsidR="00EC6469" w:rsidRDefault="001D5FD2">
      <w:r>
        <w:t>Thank You!</w:t>
      </w:r>
    </w:p>
    <w:p w14:paraId="00000296" w14:textId="77777777" w:rsidR="00EC6469" w:rsidRDefault="00EC6469">
      <w:pPr>
        <w:widowControl w:val="0"/>
        <w:pBdr>
          <w:top w:val="nil"/>
          <w:left w:val="nil"/>
          <w:bottom w:val="nil"/>
          <w:right w:val="nil"/>
          <w:between w:val="nil"/>
        </w:pBdr>
        <w:ind w:left="0"/>
      </w:pPr>
    </w:p>
    <w:p w14:paraId="00000297" w14:textId="77777777" w:rsidR="00EC6469" w:rsidRDefault="001D5FD2">
      <w:r>
        <w:lastRenderedPageBreak/>
        <w:t>[idx-154]</w:t>
      </w:r>
    </w:p>
    <w:p w14:paraId="00000298" w14:textId="77777777" w:rsidR="00EC6469" w:rsidRDefault="00EC6469">
      <w:pPr>
        <w:widowControl w:val="0"/>
        <w:pBdr>
          <w:top w:val="nil"/>
          <w:left w:val="nil"/>
          <w:bottom w:val="nil"/>
          <w:right w:val="nil"/>
          <w:between w:val="nil"/>
        </w:pBdr>
        <w:ind w:left="0"/>
      </w:pPr>
    </w:p>
    <w:p w14:paraId="00000299" w14:textId="77777777" w:rsidR="00EC6469" w:rsidRDefault="001D5FD2">
      <w:r>
        <w:t>Your generous gift is making a difference in Native communities across the country. A confirmation will be sent to your email.</w:t>
      </w:r>
    </w:p>
    <w:p w14:paraId="0000029A" w14:textId="77777777" w:rsidR="00EC6469" w:rsidRDefault="00EC6469">
      <w:pPr>
        <w:widowControl w:val="0"/>
        <w:pBdr>
          <w:top w:val="nil"/>
          <w:left w:val="nil"/>
          <w:bottom w:val="nil"/>
          <w:right w:val="nil"/>
          <w:between w:val="nil"/>
        </w:pBdr>
        <w:ind w:left="0"/>
      </w:pPr>
    </w:p>
    <w:p w14:paraId="0000029B" w14:textId="77777777" w:rsidR="00EC6469" w:rsidRDefault="001D5FD2">
      <w:r>
        <w:t>[idx-155]</w:t>
      </w:r>
    </w:p>
    <w:p w14:paraId="0000029C" w14:textId="77777777" w:rsidR="00EC6469" w:rsidRDefault="00EC6469">
      <w:pPr>
        <w:widowControl w:val="0"/>
        <w:pBdr>
          <w:top w:val="nil"/>
          <w:left w:val="nil"/>
          <w:bottom w:val="nil"/>
          <w:right w:val="nil"/>
          <w:between w:val="nil"/>
        </w:pBdr>
        <w:ind w:left="0"/>
      </w:pPr>
    </w:p>
    <w:p w14:paraId="0000029D" w14:textId="77777777" w:rsidR="00EC6469" w:rsidRDefault="001D5FD2">
      <w:r>
        <w:t>Close</w:t>
      </w:r>
    </w:p>
    <w:p w14:paraId="0000029E" w14:textId="77777777" w:rsidR="00EC6469" w:rsidRDefault="00EC6469">
      <w:pPr>
        <w:widowControl w:val="0"/>
        <w:pBdr>
          <w:top w:val="nil"/>
          <w:left w:val="nil"/>
          <w:bottom w:val="nil"/>
          <w:right w:val="nil"/>
          <w:between w:val="nil"/>
        </w:pBdr>
        <w:ind w:left="0"/>
      </w:pPr>
    </w:p>
    <w:p w14:paraId="0000029F" w14:textId="77777777" w:rsidR="00EC6469" w:rsidRDefault="001D5FD2">
      <w:pPr>
        <w:pStyle w:val="Heading3"/>
      </w:pPr>
      <w:bookmarkStart w:id="131" w:name="_qor50cur41od" w:colFirst="0" w:colLast="0"/>
      <w:bookmarkEnd w:id="131"/>
      <w:r>
        <w:t>Modal — Our Story Video</w:t>
      </w:r>
    </w:p>
    <w:p w14:paraId="000002A0" w14:textId="77777777" w:rsidR="00EC6469" w:rsidRDefault="001D5FD2">
      <w:r>
        <w:t>[idx-156]</w:t>
      </w:r>
    </w:p>
    <w:p w14:paraId="000002A1" w14:textId="77777777" w:rsidR="00EC6469" w:rsidRDefault="00EC6469">
      <w:pPr>
        <w:widowControl w:val="0"/>
        <w:pBdr>
          <w:top w:val="nil"/>
          <w:left w:val="nil"/>
          <w:bottom w:val="nil"/>
          <w:right w:val="nil"/>
          <w:between w:val="nil"/>
        </w:pBdr>
        <w:ind w:left="0"/>
      </w:pPr>
    </w:p>
    <w:p w14:paraId="000002A2" w14:textId="77777777" w:rsidR="00EC6469" w:rsidRDefault="001D5FD2">
      <w:r>
        <w:t>✕</w:t>
      </w:r>
    </w:p>
    <w:p w14:paraId="000002A3" w14:textId="77777777" w:rsidR="00EC6469" w:rsidRDefault="00EC6469">
      <w:pPr>
        <w:widowControl w:val="0"/>
        <w:pBdr>
          <w:top w:val="nil"/>
          <w:left w:val="nil"/>
          <w:bottom w:val="nil"/>
          <w:right w:val="nil"/>
          <w:between w:val="nil"/>
        </w:pBdr>
        <w:ind w:left="0"/>
      </w:pPr>
    </w:p>
    <w:p w14:paraId="000002A4" w14:textId="77777777" w:rsidR="00EC6469" w:rsidRDefault="001D5FD2">
      <w:pPr>
        <w:pStyle w:val="Heading3"/>
      </w:pPr>
      <w:bookmarkStart w:id="132" w:name="_27vzta579jb6" w:colFirst="0" w:colLast="0"/>
      <w:bookmarkEnd w:id="132"/>
      <w:r>
        <w:t>Modal — About</w:t>
      </w:r>
    </w:p>
    <w:p w14:paraId="000002A5" w14:textId="77777777" w:rsidR="00EC6469" w:rsidRDefault="001D5FD2">
      <w:r>
        <w:t>[idx-157]</w:t>
      </w:r>
    </w:p>
    <w:p w14:paraId="000002A6" w14:textId="77777777" w:rsidR="00EC6469" w:rsidRDefault="00EC6469">
      <w:pPr>
        <w:widowControl w:val="0"/>
        <w:pBdr>
          <w:top w:val="nil"/>
          <w:left w:val="nil"/>
          <w:bottom w:val="nil"/>
          <w:right w:val="nil"/>
          <w:between w:val="nil"/>
        </w:pBdr>
        <w:ind w:left="0"/>
      </w:pPr>
    </w:p>
    <w:p w14:paraId="000002A7" w14:textId="77777777" w:rsidR="00EC6469" w:rsidRDefault="001D5FD2">
      <w:r>
        <w:t>Our Mission &amp; Vision</w:t>
      </w:r>
    </w:p>
    <w:p w14:paraId="000002A8" w14:textId="77777777" w:rsidR="00EC6469" w:rsidRDefault="00EC6469">
      <w:pPr>
        <w:widowControl w:val="0"/>
        <w:pBdr>
          <w:top w:val="nil"/>
          <w:left w:val="nil"/>
          <w:bottom w:val="nil"/>
          <w:right w:val="nil"/>
          <w:between w:val="nil"/>
        </w:pBdr>
        <w:ind w:left="0"/>
      </w:pPr>
    </w:p>
    <w:p w14:paraId="000002A9" w14:textId="77777777" w:rsidR="00EC6469" w:rsidRDefault="001D5FD2">
      <w:r>
        <w:t>[idx-158]</w:t>
      </w:r>
    </w:p>
    <w:p w14:paraId="000002AA" w14:textId="77777777" w:rsidR="00EC6469" w:rsidRDefault="00EC6469">
      <w:pPr>
        <w:widowControl w:val="0"/>
        <w:pBdr>
          <w:top w:val="nil"/>
          <w:left w:val="nil"/>
          <w:bottom w:val="nil"/>
          <w:right w:val="nil"/>
          <w:between w:val="nil"/>
        </w:pBdr>
        <w:ind w:left="0"/>
      </w:pPr>
    </w:p>
    <w:p w14:paraId="000002AB" w14:textId="77777777" w:rsidR="00EC6469" w:rsidRDefault="001D5FD2">
      <w:r>
        <w:t>✕</w:t>
      </w:r>
    </w:p>
    <w:p w14:paraId="000002AC" w14:textId="77777777" w:rsidR="00EC6469" w:rsidRDefault="00EC6469">
      <w:pPr>
        <w:widowControl w:val="0"/>
        <w:pBdr>
          <w:top w:val="nil"/>
          <w:left w:val="nil"/>
          <w:bottom w:val="nil"/>
          <w:right w:val="nil"/>
          <w:between w:val="nil"/>
        </w:pBdr>
        <w:ind w:left="0"/>
      </w:pPr>
    </w:p>
    <w:p w14:paraId="000002AD" w14:textId="77777777" w:rsidR="00EC6469" w:rsidRDefault="001D5FD2">
      <w:r>
        <w:t>[idx-159]</w:t>
      </w:r>
    </w:p>
    <w:p w14:paraId="000002AE" w14:textId="77777777" w:rsidR="00EC6469" w:rsidRDefault="00EC6469">
      <w:pPr>
        <w:widowControl w:val="0"/>
        <w:pBdr>
          <w:top w:val="nil"/>
          <w:left w:val="nil"/>
          <w:bottom w:val="nil"/>
          <w:right w:val="nil"/>
          <w:between w:val="nil"/>
        </w:pBdr>
        <w:ind w:left="0"/>
      </w:pPr>
    </w:p>
    <w:p w14:paraId="000002AF" w14:textId="77777777" w:rsidR="00EC6469" w:rsidRDefault="001D5FD2">
      <w:r>
        <w:t>Our Mission</w:t>
      </w:r>
    </w:p>
    <w:p w14:paraId="000002B0" w14:textId="77777777" w:rsidR="00EC6469" w:rsidRDefault="00EC6469">
      <w:pPr>
        <w:widowControl w:val="0"/>
        <w:pBdr>
          <w:top w:val="nil"/>
          <w:left w:val="nil"/>
          <w:bottom w:val="nil"/>
          <w:right w:val="nil"/>
          <w:between w:val="nil"/>
        </w:pBdr>
        <w:ind w:left="0"/>
      </w:pPr>
    </w:p>
    <w:p w14:paraId="000002B1" w14:textId="77777777" w:rsidR="00EC6469" w:rsidRDefault="001D5FD2">
      <w:r>
        <w:t>[idx-160]</w:t>
      </w:r>
    </w:p>
    <w:p w14:paraId="000002B2" w14:textId="77777777" w:rsidR="00EC6469" w:rsidRDefault="00EC6469">
      <w:pPr>
        <w:widowControl w:val="0"/>
        <w:pBdr>
          <w:top w:val="nil"/>
          <w:left w:val="nil"/>
          <w:bottom w:val="nil"/>
          <w:right w:val="nil"/>
          <w:between w:val="nil"/>
        </w:pBdr>
        <w:ind w:left="0"/>
      </w:pPr>
    </w:p>
    <w:p w14:paraId="000002B3" w14:textId="77777777" w:rsidR="00EC6469" w:rsidRDefault="001D5FD2">
      <w:r>
        <w:t>Lutheran Indian Ministries shares the Gospel of Jesus Christ with Native people, encouraging them to proclaim Christ's Kingdom. We train Native leaders, nurture healing, and witness Christ-centered growth.</w:t>
      </w:r>
    </w:p>
    <w:p w14:paraId="000002B4" w14:textId="77777777" w:rsidR="00EC6469" w:rsidRDefault="00EC6469">
      <w:pPr>
        <w:widowControl w:val="0"/>
        <w:pBdr>
          <w:top w:val="nil"/>
          <w:left w:val="nil"/>
          <w:bottom w:val="nil"/>
          <w:right w:val="nil"/>
          <w:between w:val="nil"/>
        </w:pBdr>
        <w:ind w:left="0"/>
      </w:pPr>
    </w:p>
    <w:p w14:paraId="000002B5" w14:textId="77777777" w:rsidR="00EC6469" w:rsidRDefault="001D5FD2">
      <w:r>
        <w:t>[idx-161]</w:t>
      </w:r>
    </w:p>
    <w:p w14:paraId="000002B6" w14:textId="77777777" w:rsidR="00EC6469" w:rsidRDefault="00EC6469">
      <w:pPr>
        <w:widowControl w:val="0"/>
        <w:pBdr>
          <w:top w:val="nil"/>
          <w:left w:val="nil"/>
          <w:bottom w:val="nil"/>
          <w:right w:val="nil"/>
          <w:between w:val="nil"/>
        </w:pBdr>
        <w:ind w:left="0"/>
      </w:pPr>
    </w:p>
    <w:p w14:paraId="000002B7" w14:textId="77777777" w:rsidR="00EC6469" w:rsidRDefault="001D5FD2">
      <w:r>
        <w:lastRenderedPageBreak/>
        <w:t>Our Vision</w:t>
      </w:r>
    </w:p>
    <w:p w14:paraId="000002B8" w14:textId="77777777" w:rsidR="00EC6469" w:rsidRDefault="00EC6469">
      <w:pPr>
        <w:widowControl w:val="0"/>
        <w:pBdr>
          <w:top w:val="nil"/>
          <w:left w:val="nil"/>
          <w:bottom w:val="nil"/>
          <w:right w:val="nil"/>
          <w:between w:val="nil"/>
        </w:pBdr>
        <w:ind w:left="0"/>
      </w:pPr>
    </w:p>
    <w:p w14:paraId="000002B9" w14:textId="77777777" w:rsidR="00EC6469" w:rsidRDefault="001D5FD2">
      <w:r>
        <w:t>[idx-162]</w:t>
      </w:r>
    </w:p>
    <w:p w14:paraId="000002BA" w14:textId="77777777" w:rsidR="00EC6469" w:rsidRDefault="00EC6469">
      <w:pPr>
        <w:widowControl w:val="0"/>
        <w:pBdr>
          <w:top w:val="nil"/>
          <w:left w:val="nil"/>
          <w:bottom w:val="nil"/>
          <w:right w:val="nil"/>
          <w:between w:val="nil"/>
        </w:pBdr>
        <w:ind w:left="0"/>
      </w:pPr>
    </w:p>
    <w:p w14:paraId="000002BB" w14:textId="77777777" w:rsidR="00EC6469" w:rsidRDefault="001D5FD2">
      <w:r>
        <w:t>That one day, all nations will walk together in the light of Christ — restored, thriving, and sharing the cultural heritage God gave them.</w:t>
      </w:r>
    </w:p>
    <w:p w14:paraId="000002BC" w14:textId="77777777" w:rsidR="00EC6469" w:rsidRDefault="00EC6469">
      <w:pPr>
        <w:widowControl w:val="0"/>
        <w:pBdr>
          <w:top w:val="nil"/>
          <w:left w:val="nil"/>
          <w:bottom w:val="nil"/>
          <w:right w:val="nil"/>
          <w:between w:val="nil"/>
        </w:pBdr>
        <w:ind w:left="0"/>
      </w:pPr>
    </w:p>
    <w:p w14:paraId="000002BD" w14:textId="77777777" w:rsidR="00EC6469" w:rsidRDefault="001D5FD2">
      <w:r>
        <w:t>[idx-163]</w:t>
      </w:r>
    </w:p>
    <w:p w14:paraId="000002BE" w14:textId="77777777" w:rsidR="00EC6469" w:rsidRDefault="00EC6469">
      <w:pPr>
        <w:widowControl w:val="0"/>
        <w:pBdr>
          <w:top w:val="nil"/>
          <w:left w:val="nil"/>
          <w:bottom w:val="nil"/>
          <w:right w:val="nil"/>
          <w:between w:val="nil"/>
        </w:pBdr>
        <w:ind w:left="0"/>
      </w:pPr>
    </w:p>
    <w:p w14:paraId="000002BF" w14:textId="77777777" w:rsidR="00EC6469" w:rsidRDefault="001D5FD2">
      <w:r>
        <w:t>Core Belief</w:t>
      </w:r>
    </w:p>
    <w:p w14:paraId="000002C0" w14:textId="77777777" w:rsidR="00EC6469" w:rsidRDefault="00EC6469">
      <w:pPr>
        <w:widowControl w:val="0"/>
        <w:pBdr>
          <w:top w:val="nil"/>
          <w:left w:val="nil"/>
          <w:bottom w:val="nil"/>
          <w:right w:val="nil"/>
          <w:between w:val="nil"/>
        </w:pBdr>
        <w:ind w:left="0"/>
      </w:pPr>
    </w:p>
    <w:p w14:paraId="000002C1" w14:textId="77777777" w:rsidR="00EC6469" w:rsidRDefault="001D5FD2">
      <w:r>
        <w:t>[idx-164]</w:t>
      </w:r>
    </w:p>
    <w:p w14:paraId="000002C2" w14:textId="77777777" w:rsidR="00EC6469" w:rsidRDefault="00EC6469">
      <w:pPr>
        <w:widowControl w:val="0"/>
        <w:pBdr>
          <w:top w:val="nil"/>
          <w:left w:val="nil"/>
          <w:bottom w:val="nil"/>
          <w:right w:val="nil"/>
          <w:between w:val="nil"/>
        </w:pBdr>
        <w:ind w:left="0"/>
      </w:pPr>
    </w:p>
    <w:p w14:paraId="000002C3" w14:textId="77777777" w:rsidR="00EC6469" w:rsidRDefault="001D5FD2">
      <w:r>
        <w:t>All healing comes from God. Love is an action, not just an emotion. We listen before we speak, walk beside, and build relationships rooted in trust — not transactions.</w:t>
      </w:r>
    </w:p>
    <w:p w14:paraId="000002C4" w14:textId="77777777" w:rsidR="00EC6469" w:rsidRDefault="00EC6469">
      <w:pPr>
        <w:widowControl w:val="0"/>
        <w:pBdr>
          <w:top w:val="nil"/>
          <w:left w:val="nil"/>
          <w:bottom w:val="nil"/>
          <w:right w:val="nil"/>
          <w:between w:val="nil"/>
        </w:pBdr>
        <w:ind w:left="0"/>
      </w:pPr>
    </w:p>
    <w:p w14:paraId="000002C5" w14:textId="77777777" w:rsidR="00EC6469" w:rsidRDefault="001D5FD2">
      <w:r>
        <w:t>[idx-165]</w:t>
      </w:r>
    </w:p>
    <w:p w14:paraId="000002C6" w14:textId="77777777" w:rsidR="00EC6469" w:rsidRDefault="00EC6469">
      <w:pPr>
        <w:widowControl w:val="0"/>
        <w:pBdr>
          <w:top w:val="nil"/>
          <w:left w:val="nil"/>
          <w:bottom w:val="nil"/>
          <w:right w:val="nil"/>
          <w:between w:val="nil"/>
        </w:pBdr>
        <w:ind w:left="0"/>
      </w:pPr>
    </w:p>
    <w:p w14:paraId="000002C7" w14:textId="77777777" w:rsidR="00EC6469" w:rsidRDefault="001D5FD2">
      <w:r>
        <w:t>Native Led</w:t>
      </w:r>
    </w:p>
    <w:p w14:paraId="000002C8" w14:textId="77777777" w:rsidR="00EC6469" w:rsidRDefault="00EC6469">
      <w:pPr>
        <w:widowControl w:val="0"/>
        <w:pBdr>
          <w:top w:val="nil"/>
          <w:left w:val="nil"/>
          <w:bottom w:val="nil"/>
          <w:right w:val="nil"/>
          <w:between w:val="nil"/>
        </w:pBdr>
        <w:ind w:left="0"/>
      </w:pPr>
    </w:p>
    <w:p w14:paraId="000002C9" w14:textId="77777777" w:rsidR="00EC6469" w:rsidRDefault="001D5FD2">
      <w:r>
        <w:t>[idx-166]</w:t>
      </w:r>
    </w:p>
    <w:p w14:paraId="000002CA" w14:textId="77777777" w:rsidR="00EC6469" w:rsidRDefault="00EC6469">
      <w:pPr>
        <w:widowControl w:val="0"/>
        <w:pBdr>
          <w:top w:val="nil"/>
          <w:left w:val="nil"/>
          <w:bottom w:val="nil"/>
          <w:right w:val="nil"/>
          <w:between w:val="nil"/>
        </w:pBdr>
        <w:ind w:left="0"/>
      </w:pPr>
    </w:p>
    <w:p w14:paraId="000002CB" w14:textId="77777777" w:rsidR="00EC6469" w:rsidRDefault="001D5FD2">
      <w:r>
        <w:t>LIM is led by Native people who know the stories, the traditions, the culture, and the humor. With 575 federally recognized tribes in the U.S. — 229 in Alaska alone — we travel by road, plane, boat, and snowmachine to reach every community God calls us to serve.</w:t>
      </w:r>
    </w:p>
    <w:p w14:paraId="000002CC" w14:textId="77777777" w:rsidR="00EC6469" w:rsidRDefault="00EC6469">
      <w:pPr>
        <w:widowControl w:val="0"/>
        <w:pBdr>
          <w:top w:val="nil"/>
          <w:left w:val="nil"/>
          <w:bottom w:val="nil"/>
          <w:right w:val="nil"/>
          <w:between w:val="nil"/>
        </w:pBdr>
        <w:ind w:left="0"/>
      </w:pPr>
    </w:p>
    <w:p w14:paraId="000002CD" w14:textId="77777777" w:rsidR="00EC6469" w:rsidRDefault="001D5FD2">
      <w:r>
        <w:t>[idx-167]</w:t>
      </w:r>
    </w:p>
    <w:p w14:paraId="000002CE" w14:textId="77777777" w:rsidR="00EC6469" w:rsidRDefault="00EC6469">
      <w:pPr>
        <w:widowControl w:val="0"/>
        <w:pBdr>
          <w:top w:val="nil"/>
          <w:left w:val="nil"/>
          <w:bottom w:val="nil"/>
          <w:right w:val="nil"/>
          <w:between w:val="nil"/>
        </w:pBdr>
        <w:ind w:left="0"/>
      </w:pPr>
    </w:p>
    <w:p w14:paraId="000002CF" w14:textId="77777777" w:rsidR="00EC6469" w:rsidRDefault="001D5FD2">
      <w:r>
        <w:t>Our Three Pillars</w:t>
      </w:r>
    </w:p>
    <w:p w14:paraId="000002D0" w14:textId="77777777" w:rsidR="00EC6469" w:rsidRDefault="00EC6469">
      <w:pPr>
        <w:widowControl w:val="0"/>
        <w:pBdr>
          <w:top w:val="nil"/>
          <w:left w:val="nil"/>
          <w:bottom w:val="nil"/>
          <w:right w:val="nil"/>
          <w:between w:val="nil"/>
        </w:pBdr>
        <w:ind w:left="0"/>
      </w:pPr>
    </w:p>
    <w:p w14:paraId="000002D1" w14:textId="77777777" w:rsidR="00EC6469" w:rsidRDefault="001D5FD2">
      <w:r>
        <w:t>[idx-168]</w:t>
      </w:r>
    </w:p>
    <w:p w14:paraId="000002D2" w14:textId="77777777" w:rsidR="00EC6469" w:rsidRDefault="00EC6469">
      <w:pPr>
        <w:widowControl w:val="0"/>
        <w:pBdr>
          <w:top w:val="nil"/>
          <w:left w:val="nil"/>
          <w:bottom w:val="nil"/>
          <w:right w:val="nil"/>
          <w:between w:val="nil"/>
        </w:pBdr>
        <w:ind w:left="0"/>
      </w:pPr>
    </w:p>
    <w:p w14:paraId="000002D3" w14:textId="77777777" w:rsidR="00EC6469" w:rsidRDefault="001D5FD2">
      <w:r>
        <w:t>Partner With Us</w:t>
      </w:r>
    </w:p>
    <w:p w14:paraId="000002D4" w14:textId="77777777" w:rsidR="00EC6469" w:rsidRDefault="00EC6469">
      <w:pPr>
        <w:widowControl w:val="0"/>
        <w:pBdr>
          <w:top w:val="nil"/>
          <w:left w:val="nil"/>
          <w:bottom w:val="nil"/>
          <w:right w:val="nil"/>
          <w:between w:val="nil"/>
        </w:pBdr>
        <w:ind w:left="0"/>
      </w:pPr>
    </w:p>
    <w:p w14:paraId="000002D5" w14:textId="77777777" w:rsidR="00EC6469" w:rsidRDefault="001D5FD2">
      <w:pPr>
        <w:pStyle w:val="Heading3"/>
      </w:pPr>
      <w:bookmarkStart w:id="133" w:name="_67epe03q6ffh" w:colFirst="0" w:colLast="0"/>
      <w:bookmarkEnd w:id="133"/>
      <w:r>
        <w:t>Modal — Proclaim</w:t>
      </w:r>
    </w:p>
    <w:p w14:paraId="000002D6" w14:textId="77777777" w:rsidR="00EC6469" w:rsidRDefault="001D5FD2">
      <w:r>
        <w:t>[idx-169]</w:t>
      </w:r>
    </w:p>
    <w:p w14:paraId="000002D7" w14:textId="77777777" w:rsidR="00EC6469" w:rsidRDefault="00EC6469">
      <w:pPr>
        <w:widowControl w:val="0"/>
        <w:pBdr>
          <w:top w:val="nil"/>
          <w:left w:val="nil"/>
          <w:bottom w:val="nil"/>
          <w:right w:val="nil"/>
          <w:between w:val="nil"/>
        </w:pBdr>
        <w:ind w:left="0"/>
      </w:pPr>
    </w:p>
    <w:p w14:paraId="000002D8" w14:textId="77777777" w:rsidR="00EC6469" w:rsidRDefault="001D5FD2">
      <w:r>
        <w:t>Pillar 01 — Proclaim</w:t>
      </w:r>
    </w:p>
    <w:p w14:paraId="000002D9" w14:textId="77777777" w:rsidR="00EC6469" w:rsidRDefault="00EC6469">
      <w:pPr>
        <w:widowControl w:val="0"/>
        <w:pBdr>
          <w:top w:val="nil"/>
          <w:left w:val="nil"/>
          <w:bottom w:val="nil"/>
          <w:right w:val="nil"/>
          <w:between w:val="nil"/>
        </w:pBdr>
        <w:ind w:left="0"/>
      </w:pPr>
    </w:p>
    <w:p w14:paraId="000002DA" w14:textId="77777777" w:rsidR="00EC6469" w:rsidRDefault="001D5FD2">
      <w:r>
        <w:t>[idx-170]</w:t>
      </w:r>
    </w:p>
    <w:p w14:paraId="000002DB" w14:textId="77777777" w:rsidR="00EC6469" w:rsidRDefault="00EC6469">
      <w:pPr>
        <w:widowControl w:val="0"/>
        <w:pBdr>
          <w:top w:val="nil"/>
          <w:left w:val="nil"/>
          <w:bottom w:val="nil"/>
          <w:right w:val="nil"/>
          <w:between w:val="nil"/>
        </w:pBdr>
        <w:ind w:left="0"/>
      </w:pPr>
    </w:p>
    <w:p w14:paraId="000002DC" w14:textId="77777777" w:rsidR="00EC6469" w:rsidRDefault="001D5FD2">
      <w:r>
        <w:t>✕</w:t>
      </w:r>
    </w:p>
    <w:p w14:paraId="000002DD" w14:textId="77777777" w:rsidR="00EC6469" w:rsidRDefault="00EC6469">
      <w:pPr>
        <w:widowControl w:val="0"/>
        <w:pBdr>
          <w:top w:val="nil"/>
          <w:left w:val="nil"/>
          <w:bottom w:val="nil"/>
          <w:right w:val="nil"/>
          <w:between w:val="nil"/>
        </w:pBdr>
        <w:ind w:left="0"/>
      </w:pPr>
    </w:p>
    <w:p w14:paraId="000002DE" w14:textId="77777777" w:rsidR="00EC6469" w:rsidRDefault="001D5FD2">
      <w:r>
        <w:t>[idx-171]</w:t>
      </w:r>
    </w:p>
    <w:p w14:paraId="000002DF" w14:textId="77777777" w:rsidR="00EC6469" w:rsidRDefault="00EC6469">
      <w:pPr>
        <w:widowControl w:val="0"/>
        <w:pBdr>
          <w:top w:val="nil"/>
          <w:left w:val="nil"/>
          <w:bottom w:val="nil"/>
          <w:right w:val="nil"/>
          <w:between w:val="nil"/>
        </w:pBdr>
        <w:ind w:left="0"/>
      </w:pPr>
    </w:p>
    <w:p w14:paraId="000002E0" w14:textId="77777777" w:rsidR="00EC6469" w:rsidRDefault="001D5FD2">
      <w:r>
        <w:t>The Gospel in Native Voices</w:t>
      </w:r>
    </w:p>
    <w:p w14:paraId="000002E1" w14:textId="77777777" w:rsidR="00EC6469" w:rsidRDefault="00EC6469">
      <w:pPr>
        <w:widowControl w:val="0"/>
        <w:pBdr>
          <w:top w:val="nil"/>
          <w:left w:val="nil"/>
          <w:bottom w:val="nil"/>
          <w:right w:val="nil"/>
          <w:between w:val="nil"/>
        </w:pBdr>
        <w:ind w:left="0"/>
      </w:pPr>
    </w:p>
    <w:p w14:paraId="000002E2" w14:textId="77777777" w:rsidR="00EC6469" w:rsidRDefault="001D5FD2">
      <w:r>
        <w:t>[idx-172]</w:t>
      </w:r>
    </w:p>
    <w:p w14:paraId="000002E3" w14:textId="77777777" w:rsidR="00EC6469" w:rsidRDefault="00EC6469">
      <w:pPr>
        <w:widowControl w:val="0"/>
        <w:pBdr>
          <w:top w:val="nil"/>
          <w:left w:val="nil"/>
          <w:bottom w:val="nil"/>
          <w:right w:val="nil"/>
          <w:between w:val="nil"/>
        </w:pBdr>
        <w:ind w:left="0"/>
      </w:pPr>
    </w:p>
    <w:p w14:paraId="000002E4" w14:textId="12BD7FD2" w:rsidR="00EC6469" w:rsidRDefault="001D5FD2">
      <w:pPr>
        <w:rPr>
          <w:highlight w:val="yellow"/>
        </w:rPr>
      </w:pPr>
      <w:r>
        <w:t xml:space="preserve">We share the Gospel in ways that fit Native culture — through oral tradition, storytelling, and </w:t>
      </w:r>
      <w:ins w:id="134" w:author="Jaylene Peterson-Nyren" w:date="2026-05-07T13:53:00Z">
        <w:r w:rsidR="00B54DB2">
          <w:t>sharing</w:t>
        </w:r>
      </w:ins>
      <w:del w:id="135" w:author="Jaylene Peterson-Nyren" w:date="2026-05-07T13:53:00Z">
        <w:r w:rsidDel="00B54DB2">
          <w:delText>images that speak to</w:delText>
        </w:r>
      </w:del>
      <w:del w:id="136" w:author="Jaylene Peterson-Nyren" w:date="2026-05-07T13:52:00Z">
        <w:r w:rsidDel="007C25D0">
          <w:delText xml:space="preserve"> how </w:delText>
        </w:r>
      </w:del>
      <w:del w:id="137" w:author="Jaylene Peterson-Nyren" w:date="2026-05-07T13:53:00Z">
        <w:r w:rsidDel="00B54DB2">
          <w:delText>Native people</w:delText>
        </w:r>
      </w:del>
      <w:ins w:id="138" w:author="Jaylene Peterson-Nyren" w:date="2026-05-07T13:52:00Z">
        <w:r w:rsidR="007C25D0">
          <w:t xml:space="preserve">. </w:t>
        </w:r>
      </w:ins>
      <w:del w:id="139" w:author="Jaylene Peterson-Nyren" w:date="2026-05-07T13:52:00Z">
        <w:r w:rsidDel="007C25D0">
          <w:delText xml:space="preserve"> </w:delText>
        </w:r>
        <w:commentRangeStart w:id="140"/>
        <w:r w:rsidDel="007C25D0">
          <w:delText>understand</w:delText>
        </w:r>
        <w:commentRangeEnd w:id="140"/>
        <w:r w:rsidR="00AE0CF4" w:rsidDel="007C25D0">
          <w:rPr>
            <w:rStyle w:val="CommentReference"/>
            <w:sz w:val="26"/>
            <w:szCs w:val="26"/>
          </w:rPr>
          <w:commentReference w:id="140"/>
        </w:r>
        <w:r w:rsidDel="007C25D0">
          <w:delText xml:space="preserve"> the world.</w:delText>
        </w:r>
      </w:del>
      <w:r>
        <w:t xml:space="preserve"> </w:t>
      </w:r>
      <w:del w:id="141" w:author="Jaylene Peterson-Nyren" w:date="2026-05-07T13:52:00Z">
        <w:r w:rsidDel="007C25D0">
          <w:rPr>
            <w:highlight w:val="yellow"/>
          </w:rPr>
          <w:delText>-</w:delText>
        </w:r>
      </w:del>
      <w:r>
        <w:rPr>
          <w:highlight w:val="yellow"/>
        </w:rPr>
        <w:t xml:space="preserve"> </w:t>
      </w:r>
      <w:ins w:id="142" w:author="Jaylene Peterson-Nyren" w:date="2026-05-07T15:03:00Z">
        <w:r w:rsidR="008144F5">
          <w:rPr>
            <w:highlight w:val="yellow"/>
          </w:rPr>
          <w:t xml:space="preserve">This is the final </w:t>
        </w:r>
      </w:ins>
      <w:ins w:id="143" w:author="Jaylene Peterson-Nyren" w:date="2026-05-07T16:22:00Z">
        <w:r w:rsidR="001442A5">
          <w:rPr>
            <w:highlight w:val="yellow"/>
          </w:rPr>
          <w:t>edit;</w:t>
        </w:r>
      </w:ins>
      <w:ins w:id="144" w:author="Jaylene Peterson-Nyren" w:date="2026-05-07T15:03:00Z">
        <w:r w:rsidR="008144F5">
          <w:rPr>
            <w:highlight w:val="yellow"/>
          </w:rPr>
          <w:t xml:space="preserve"> however, </w:t>
        </w:r>
      </w:ins>
      <w:r>
        <w:rPr>
          <w:highlight w:val="yellow"/>
        </w:rPr>
        <w:t>Jaylene would like a separate discussion on this statement - (doctrine, religious law, cultural roots, pastoral discretion, etc.)</w:t>
      </w:r>
    </w:p>
    <w:p w14:paraId="000002E5" w14:textId="77777777" w:rsidR="00EC6469" w:rsidRDefault="00EC6469">
      <w:pPr>
        <w:widowControl w:val="0"/>
        <w:pBdr>
          <w:top w:val="nil"/>
          <w:left w:val="nil"/>
          <w:bottom w:val="nil"/>
          <w:right w:val="nil"/>
          <w:between w:val="nil"/>
        </w:pBdr>
        <w:ind w:left="0"/>
      </w:pPr>
    </w:p>
    <w:p w14:paraId="000002E6" w14:textId="77777777" w:rsidR="00EC6469" w:rsidRDefault="001D5FD2">
      <w:r>
        <w:t>[idx-173]</w:t>
      </w:r>
    </w:p>
    <w:p w14:paraId="000002E7" w14:textId="77777777" w:rsidR="00EC6469" w:rsidRDefault="00EC6469">
      <w:pPr>
        <w:widowControl w:val="0"/>
        <w:pBdr>
          <w:top w:val="nil"/>
          <w:left w:val="nil"/>
          <w:bottom w:val="nil"/>
          <w:right w:val="nil"/>
          <w:between w:val="nil"/>
        </w:pBdr>
        <w:ind w:left="0"/>
      </w:pPr>
    </w:p>
    <w:p w14:paraId="000002E8" w14:textId="77777777" w:rsidR="00EC6469" w:rsidRDefault="001D5FD2">
      <w:r>
        <w:t>Christ, the Bridge</w:t>
      </w:r>
    </w:p>
    <w:p w14:paraId="000002E9" w14:textId="77777777" w:rsidR="00EC6469" w:rsidRDefault="00EC6469">
      <w:pPr>
        <w:widowControl w:val="0"/>
        <w:pBdr>
          <w:top w:val="nil"/>
          <w:left w:val="nil"/>
          <w:bottom w:val="nil"/>
          <w:right w:val="nil"/>
          <w:between w:val="nil"/>
        </w:pBdr>
        <w:ind w:left="0"/>
      </w:pPr>
    </w:p>
    <w:p w14:paraId="000002EA" w14:textId="77777777" w:rsidR="00EC6469" w:rsidRDefault="001D5FD2">
      <w:r>
        <w:t>[idx-174]</w:t>
      </w:r>
    </w:p>
    <w:p w14:paraId="000002EB" w14:textId="77777777" w:rsidR="00EC6469" w:rsidRDefault="00EC6469">
      <w:pPr>
        <w:widowControl w:val="0"/>
        <w:pBdr>
          <w:top w:val="nil"/>
          <w:left w:val="nil"/>
          <w:bottom w:val="nil"/>
          <w:right w:val="nil"/>
          <w:between w:val="nil"/>
        </w:pBdr>
        <w:ind w:left="0"/>
      </w:pPr>
    </w:p>
    <w:p w14:paraId="000002EC" w14:textId="77777777" w:rsidR="00EC6469" w:rsidRDefault="001D5FD2">
      <w:r>
        <w:t>LIM's conviction: God speaks in Native tongues to Native hearts. Faith in Christ does not require abandoning Indigenous identity. Native traditions are vessels of God's grace — not obstacles to faith.</w:t>
      </w:r>
    </w:p>
    <w:p w14:paraId="000002ED" w14:textId="77777777" w:rsidR="00EC6469" w:rsidRDefault="00EC6469">
      <w:pPr>
        <w:widowControl w:val="0"/>
        <w:pBdr>
          <w:top w:val="nil"/>
          <w:left w:val="nil"/>
          <w:bottom w:val="nil"/>
          <w:right w:val="nil"/>
          <w:between w:val="nil"/>
        </w:pBdr>
        <w:ind w:left="0"/>
      </w:pPr>
    </w:p>
    <w:p w14:paraId="000002EE" w14:textId="77777777" w:rsidR="00EC6469" w:rsidRDefault="001D5FD2">
      <w:r>
        <w:t>[idx-175]</w:t>
      </w:r>
    </w:p>
    <w:p w14:paraId="000002EF" w14:textId="77777777" w:rsidR="00EC6469" w:rsidRDefault="00EC6469">
      <w:pPr>
        <w:widowControl w:val="0"/>
        <w:pBdr>
          <w:top w:val="nil"/>
          <w:left w:val="nil"/>
          <w:bottom w:val="nil"/>
          <w:right w:val="nil"/>
          <w:between w:val="nil"/>
        </w:pBdr>
        <w:ind w:left="0"/>
      </w:pPr>
    </w:p>
    <w:p w14:paraId="000002F0" w14:textId="77777777" w:rsidR="00EC6469" w:rsidRDefault="001D5FD2">
      <w:r>
        <w:t>How We Proclaim</w:t>
      </w:r>
    </w:p>
    <w:p w14:paraId="000002F1" w14:textId="77777777" w:rsidR="00EC6469" w:rsidRDefault="00EC6469">
      <w:pPr>
        <w:widowControl w:val="0"/>
        <w:pBdr>
          <w:top w:val="nil"/>
          <w:left w:val="nil"/>
          <w:bottom w:val="nil"/>
          <w:right w:val="nil"/>
          <w:between w:val="nil"/>
        </w:pBdr>
        <w:ind w:left="0"/>
      </w:pPr>
    </w:p>
    <w:p w14:paraId="000002F2" w14:textId="77777777" w:rsidR="00EC6469" w:rsidRDefault="001D5FD2">
      <w:r>
        <w:lastRenderedPageBreak/>
        <w:t>[idx-176]</w:t>
      </w:r>
    </w:p>
    <w:p w14:paraId="000002F3" w14:textId="77777777" w:rsidR="00EC6469" w:rsidRDefault="00EC6469">
      <w:pPr>
        <w:widowControl w:val="0"/>
        <w:pBdr>
          <w:top w:val="nil"/>
          <w:left w:val="nil"/>
          <w:bottom w:val="nil"/>
          <w:right w:val="nil"/>
          <w:between w:val="nil"/>
        </w:pBdr>
        <w:ind w:left="0"/>
      </w:pPr>
    </w:p>
    <w:p w14:paraId="000002F4" w14:textId="77777777" w:rsidR="00EC6469" w:rsidRDefault="001D5FD2">
      <w:r>
        <w:t>Outreach visits by invitation, guided by tribal customs and deep respect</w:t>
      </w:r>
    </w:p>
    <w:p w14:paraId="000002F5" w14:textId="77777777" w:rsidR="00EC6469" w:rsidRDefault="00EC6469">
      <w:pPr>
        <w:widowControl w:val="0"/>
        <w:pBdr>
          <w:top w:val="nil"/>
          <w:left w:val="nil"/>
          <w:bottom w:val="nil"/>
          <w:right w:val="nil"/>
          <w:between w:val="nil"/>
        </w:pBdr>
        <w:ind w:left="0"/>
      </w:pPr>
    </w:p>
    <w:p w14:paraId="000002F6" w14:textId="77777777" w:rsidR="00EC6469" w:rsidRDefault="001D5FD2">
      <w:r>
        <w:t>[idx-177]</w:t>
      </w:r>
    </w:p>
    <w:p w14:paraId="000002F7" w14:textId="77777777" w:rsidR="00EC6469" w:rsidRDefault="00EC6469">
      <w:pPr>
        <w:widowControl w:val="0"/>
        <w:pBdr>
          <w:top w:val="nil"/>
          <w:left w:val="nil"/>
          <w:bottom w:val="nil"/>
          <w:right w:val="nil"/>
          <w:between w:val="nil"/>
        </w:pBdr>
        <w:ind w:left="0"/>
      </w:pPr>
    </w:p>
    <w:p w14:paraId="000002F8" w14:textId="77777777" w:rsidR="00EC6469" w:rsidRDefault="001D5FD2">
      <w:r>
        <w:t>Traveling by road, small plane, boat, and snowmachine to reach remote communities</w:t>
      </w:r>
    </w:p>
    <w:p w14:paraId="000002F9" w14:textId="77777777" w:rsidR="00EC6469" w:rsidRDefault="00EC6469">
      <w:pPr>
        <w:widowControl w:val="0"/>
        <w:pBdr>
          <w:top w:val="nil"/>
          <w:left w:val="nil"/>
          <w:bottom w:val="nil"/>
          <w:right w:val="nil"/>
          <w:between w:val="nil"/>
        </w:pBdr>
        <w:ind w:left="0"/>
      </w:pPr>
    </w:p>
    <w:p w14:paraId="000002FA" w14:textId="77777777" w:rsidR="00EC6469" w:rsidRDefault="001D5FD2">
      <w:r>
        <w:t>[idx-178]</w:t>
      </w:r>
    </w:p>
    <w:p w14:paraId="000002FB" w14:textId="77777777" w:rsidR="00EC6469" w:rsidRDefault="00EC6469">
      <w:pPr>
        <w:widowControl w:val="0"/>
        <w:pBdr>
          <w:top w:val="nil"/>
          <w:left w:val="nil"/>
          <w:bottom w:val="nil"/>
          <w:right w:val="nil"/>
          <w:between w:val="nil"/>
        </w:pBdr>
        <w:ind w:left="0"/>
      </w:pPr>
    </w:p>
    <w:p w14:paraId="000002FC" w14:textId="77777777" w:rsidR="00EC6469" w:rsidRDefault="001D5FD2">
      <w:r>
        <w:t>Sacred Connections Podcast — sharing the Gospel through story</w:t>
      </w:r>
    </w:p>
    <w:p w14:paraId="000002FD" w14:textId="77777777" w:rsidR="00EC6469" w:rsidRDefault="00EC6469">
      <w:pPr>
        <w:widowControl w:val="0"/>
        <w:pBdr>
          <w:top w:val="nil"/>
          <w:left w:val="nil"/>
          <w:bottom w:val="nil"/>
          <w:right w:val="nil"/>
          <w:between w:val="nil"/>
        </w:pBdr>
        <w:ind w:left="0"/>
      </w:pPr>
    </w:p>
    <w:p w14:paraId="000002FE" w14:textId="77777777" w:rsidR="00EC6469" w:rsidRDefault="001D5FD2">
      <w:r>
        <w:t>[idx-179]</w:t>
      </w:r>
    </w:p>
    <w:p w14:paraId="000002FF" w14:textId="77777777" w:rsidR="00EC6469" w:rsidRDefault="00EC6469">
      <w:pPr>
        <w:widowControl w:val="0"/>
        <w:pBdr>
          <w:top w:val="nil"/>
          <w:left w:val="nil"/>
          <w:bottom w:val="nil"/>
          <w:right w:val="nil"/>
          <w:between w:val="nil"/>
        </w:pBdr>
        <w:ind w:left="0"/>
      </w:pPr>
    </w:p>
    <w:p w14:paraId="00000300" w14:textId="77777777" w:rsidR="00EC6469" w:rsidRDefault="001D5FD2">
      <w:r>
        <w:t>Partnership with local churches and Native leaders across 575 tribes</w:t>
      </w:r>
    </w:p>
    <w:p w14:paraId="00000301" w14:textId="77777777" w:rsidR="00EC6469" w:rsidRDefault="00EC6469">
      <w:pPr>
        <w:widowControl w:val="0"/>
        <w:pBdr>
          <w:top w:val="nil"/>
          <w:left w:val="nil"/>
          <w:bottom w:val="nil"/>
          <w:right w:val="nil"/>
          <w:between w:val="nil"/>
        </w:pBdr>
        <w:ind w:left="0"/>
      </w:pPr>
    </w:p>
    <w:p w14:paraId="00000302" w14:textId="77777777" w:rsidR="00EC6469" w:rsidRDefault="001D5FD2">
      <w:r>
        <w:t>[idx-180]</w:t>
      </w:r>
    </w:p>
    <w:p w14:paraId="00000303" w14:textId="77777777" w:rsidR="00EC6469" w:rsidRDefault="00EC6469">
      <w:pPr>
        <w:widowControl w:val="0"/>
        <w:pBdr>
          <w:top w:val="nil"/>
          <w:left w:val="nil"/>
          <w:bottom w:val="nil"/>
          <w:right w:val="nil"/>
          <w:between w:val="nil"/>
        </w:pBdr>
        <w:ind w:left="0"/>
      </w:pPr>
    </w:p>
    <w:p w14:paraId="00000304" w14:textId="77777777" w:rsidR="00EC6469" w:rsidRDefault="001D5FD2">
      <w:r>
        <w:t>Support Gospel Outreach</w:t>
      </w:r>
    </w:p>
    <w:p w14:paraId="00000305" w14:textId="77777777" w:rsidR="00EC6469" w:rsidRDefault="00EC6469">
      <w:pPr>
        <w:widowControl w:val="0"/>
        <w:pBdr>
          <w:top w:val="nil"/>
          <w:left w:val="nil"/>
          <w:bottom w:val="nil"/>
          <w:right w:val="nil"/>
          <w:between w:val="nil"/>
        </w:pBdr>
        <w:ind w:left="0"/>
      </w:pPr>
    </w:p>
    <w:p w14:paraId="00000306" w14:textId="77777777" w:rsidR="00EC6469" w:rsidRDefault="001D5FD2">
      <w:pPr>
        <w:pStyle w:val="Heading3"/>
      </w:pPr>
      <w:bookmarkStart w:id="145" w:name="_j2c8ksebsfam" w:colFirst="0" w:colLast="0"/>
      <w:bookmarkEnd w:id="145"/>
      <w:r>
        <w:t>Modal — Disciple</w:t>
      </w:r>
    </w:p>
    <w:p w14:paraId="00000307" w14:textId="77777777" w:rsidR="00EC6469" w:rsidRDefault="001D5FD2">
      <w:r>
        <w:t>[idx-181]</w:t>
      </w:r>
    </w:p>
    <w:p w14:paraId="00000308" w14:textId="77777777" w:rsidR="00EC6469" w:rsidRDefault="00EC6469">
      <w:pPr>
        <w:widowControl w:val="0"/>
        <w:pBdr>
          <w:top w:val="nil"/>
          <w:left w:val="nil"/>
          <w:bottom w:val="nil"/>
          <w:right w:val="nil"/>
          <w:between w:val="nil"/>
        </w:pBdr>
        <w:ind w:left="0"/>
      </w:pPr>
    </w:p>
    <w:p w14:paraId="00000309" w14:textId="77777777" w:rsidR="00EC6469" w:rsidRDefault="001D5FD2">
      <w:r>
        <w:t>Pillar 02 — Disciple</w:t>
      </w:r>
    </w:p>
    <w:p w14:paraId="0000030A" w14:textId="77777777" w:rsidR="00EC6469" w:rsidRDefault="00EC6469">
      <w:pPr>
        <w:widowControl w:val="0"/>
        <w:pBdr>
          <w:top w:val="nil"/>
          <w:left w:val="nil"/>
          <w:bottom w:val="nil"/>
          <w:right w:val="nil"/>
          <w:between w:val="nil"/>
        </w:pBdr>
        <w:ind w:left="0"/>
      </w:pPr>
    </w:p>
    <w:p w14:paraId="0000030B" w14:textId="77777777" w:rsidR="00EC6469" w:rsidRDefault="001D5FD2">
      <w:r>
        <w:t>[idx-182]</w:t>
      </w:r>
    </w:p>
    <w:p w14:paraId="0000030C" w14:textId="77777777" w:rsidR="00EC6469" w:rsidRDefault="00EC6469">
      <w:pPr>
        <w:widowControl w:val="0"/>
        <w:pBdr>
          <w:top w:val="nil"/>
          <w:left w:val="nil"/>
          <w:bottom w:val="nil"/>
          <w:right w:val="nil"/>
          <w:between w:val="nil"/>
        </w:pBdr>
        <w:ind w:left="0"/>
      </w:pPr>
    </w:p>
    <w:p w14:paraId="0000030D" w14:textId="77777777" w:rsidR="00EC6469" w:rsidRDefault="001D5FD2">
      <w:r>
        <w:t>✕</w:t>
      </w:r>
    </w:p>
    <w:p w14:paraId="0000030E" w14:textId="77777777" w:rsidR="00EC6469" w:rsidRDefault="00EC6469">
      <w:pPr>
        <w:widowControl w:val="0"/>
        <w:pBdr>
          <w:top w:val="nil"/>
          <w:left w:val="nil"/>
          <w:bottom w:val="nil"/>
          <w:right w:val="nil"/>
          <w:between w:val="nil"/>
        </w:pBdr>
        <w:ind w:left="0"/>
      </w:pPr>
    </w:p>
    <w:p w14:paraId="0000030F" w14:textId="77777777" w:rsidR="00EC6469" w:rsidRDefault="001D5FD2">
      <w:r>
        <w:t>[idx-183]</w:t>
      </w:r>
    </w:p>
    <w:p w14:paraId="00000310" w14:textId="77777777" w:rsidR="00EC6469" w:rsidRDefault="00EC6469">
      <w:pPr>
        <w:widowControl w:val="0"/>
        <w:pBdr>
          <w:top w:val="nil"/>
          <w:left w:val="nil"/>
          <w:bottom w:val="nil"/>
          <w:right w:val="nil"/>
          <w:between w:val="nil"/>
        </w:pBdr>
        <w:ind w:left="0"/>
      </w:pPr>
    </w:p>
    <w:p w14:paraId="00000311" w14:textId="77777777" w:rsidR="00EC6469" w:rsidRDefault="001D5FD2">
      <w:r>
        <w:t>Haskell LIGHT Campus Ministry</w:t>
      </w:r>
    </w:p>
    <w:p w14:paraId="00000312" w14:textId="77777777" w:rsidR="00EC6469" w:rsidRDefault="00EC6469">
      <w:pPr>
        <w:widowControl w:val="0"/>
        <w:pBdr>
          <w:top w:val="nil"/>
          <w:left w:val="nil"/>
          <w:bottom w:val="nil"/>
          <w:right w:val="nil"/>
          <w:between w:val="nil"/>
        </w:pBdr>
        <w:ind w:left="0"/>
      </w:pPr>
    </w:p>
    <w:p w14:paraId="00000313" w14:textId="77777777" w:rsidR="00EC6469" w:rsidRDefault="001D5FD2">
      <w:r>
        <w:t>[idx-184]</w:t>
      </w:r>
    </w:p>
    <w:p w14:paraId="00000314" w14:textId="77777777" w:rsidR="00EC6469" w:rsidRDefault="00EC6469">
      <w:pPr>
        <w:widowControl w:val="0"/>
        <w:pBdr>
          <w:top w:val="nil"/>
          <w:left w:val="nil"/>
          <w:bottom w:val="nil"/>
          <w:right w:val="nil"/>
          <w:between w:val="nil"/>
        </w:pBdr>
        <w:ind w:left="0"/>
      </w:pPr>
    </w:p>
    <w:p w14:paraId="00000315" w14:textId="33D529EF" w:rsidR="00EC6469" w:rsidRDefault="001D5FD2">
      <w:r>
        <w:t>At Haskell Indian Nations University in Lawrence, Kansas —</w:t>
      </w:r>
      <w:del w:id="146" w:author="Robert Heffle" w:date="2026-05-07T10:23:00Z">
        <w:r w:rsidDel="00AE0CF4">
          <w:delText xml:space="preserve"> </w:delText>
        </w:r>
        <w:r w:rsidDel="00AE0CF4">
          <w:rPr>
            <w:highlight w:val="yellow"/>
          </w:rPr>
          <w:delText>a federally operated tribal university (do we need this statement?)</w:delText>
        </w:r>
        <w:r w:rsidDel="00AE0CF4">
          <w:delText xml:space="preserve">  </w:delText>
        </w:r>
      </w:del>
      <w:r>
        <w:t xml:space="preserve">— our campus ministry serves students representing 575 tribes. Students come for meals and </w:t>
      </w:r>
      <w:r w:rsidR="00445B04">
        <w:t>quilts but</w:t>
      </w:r>
      <w:r>
        <w:t xml:space="preserve"> stay for something deeper.</w:t>
      </w:r>
    </w:p>
    <w:p w14:paraId="00000316" w14:textId="77777777" w:rsidR="00EC6469" w:rsidRDefault="00EC6469">
      <w:pPr>
        <w:widowControl w:val="0"/>
        <w:pBdr>
          <w:top w:val="nil"/>
          <w:left w:val="nil"/>
          <w:bottom w:val="nil"/>
          <w:right w:val="nil"/>
          <w:between w:val="nil"/>
        </w:pBdr>
        <w:ind w:left="0"/>
      </w:pPr>
    </w:p>
    <w:p w14:paraId="00000317" w14:textId="77777777" w:rsidR="00EC6469" w:rsidRDefault="001D5FD2">
      <w:r>
        <w:t>[idx-185]</w:t>
      </w:r>
    </w:p>
    <w:p w14:paraId="00000318" w14:textId="77777777" w:rsidR="00EC6469" w:rsidRDefault="00EC6469">
      <w:pPr>
        <w:widowControl w:val="0"/>
        <w:pBdr>
          <w:top w:val="nil"/>
          <w:left w:val="nil"/>
          <w:bottom w:val="nil"/>
          <w:right w:val="nil"/>
          <w:between w:val="nil"/>
        </w:pBdr>
        <w:ind w:left="0"/>
      </w:pPr>
    </w:p>
    <w:p w14:paraId="00000319" w14:textId="77777777" w:rsidR="00EC6469" w:rsidRDefault="001D5FD2">
      <w:r>
        <w:t>Leo's Story</w:t>
      </w:r>
    </w:p>
    <w:p w14:paraId="0000031A" w14:textId="77777777" w:rsidR="00EC6469" w:rsidRDefault="00EC6469">
      <w:pPr>
        <w:widowControl w:val="0"/>
        <w:pBdr>
          <w:top w:val="nil"/>
          <w:left w:val="nil"/>
          <w:bottom w:val="nil"/>
          <w:right w:val="nil"/>
          <w:between w:val="nil"/>
        </w:pBdr>
        <w:ind w:left="0"/>
      </w:pPr>
    </w:p>
    <w:p w14:paraId="0000031B" w14:textId="77777777" w:rsidR="00EC6469" w:rsidRDefault="001D5FD2">
      <w:r>
        <w:t>[idx-186]</w:t>
      </w:r>
    </w:p>
    <w:p w14:paraId="0000031C" w14:textId="77777777" w:rsidR="00EC6469" w:rsidRDefault="00EC6469">
      <w:pPr>
        <w:widowControl w:val="0"/>
        <w:pBdr>
          <w:top w:val="nil"/>
          <w:left w:val="nil"/>
          <w:bottom w:val="nil"/>
          <w:right w:val="nil"/>
          <w:between w:val="nil"/>
        </w:pBdr>
        <w:ind w:left="0"/>
      </w:pPr>
    </w:p>
    <w:p w14:paraId="0000031D" w14:textId="77777777" w:rsidR="00EC6469" w:rsidRDefault="001D5FD2">
      <w:r>
        <w:t>Leo is Keetowah Cherokee and Western Shoshone. He visited our campus center and met Pola Farve — Haskell LIGHT Director and a Haskell graduate herself. One day, Leo asked Pola for a Bible. Touched by the moment, he shared it on social media. Leo began reading — and didn't stop. Today, Leo walks a new path, guided by faith.</w:t>
      </w:r>
    </w:p>
    <w:p w14:paraId="0000031E" w14:textId="77777777" w:rsidR="00EC6469" w:rsidRDefault="00EC6469">
      <w:pPr>
        <w:widowControl w:val="0"/>
        <w:pBdr>
          <w:top w:val="nil"/>
          <w:left w:val="nil"/>
          <w:bottom w:val="nil"/>
          <w:right w:val="nil"/>
          <w:between w:val="nil"/>
        </w:pBdr>
        <w:ind w:left="0"/>
      </w:pPr>
    </w:p>
    <w:p w14:paraId="0000031F" w14:textId="77777777" w:rsidR="00EC6469" w:rsidRDefault="001D5FD2">
      <w:r>
        <w:t>[idx-187]</w:t>
      </w:r>
    </w:p>
    <w:p w14:paraId="00000320" w14:textId="77777777" w:rsidR="00EC6469" w:rsidRDefault="00EC6469">
      <w:pPr>
        <w:widowControl w:val="0"/>
        <w:pBdr>
          <w:top w:val="nil"/>
          <w:left w:val="nil"/>
          <w:bottom w:val="nil"/>
          <w:right w:val="nil"/>
          <w:between w:val="nil"/>
        </w:pBdr>
        <w:ind w:left="0"/>
      </w:pPr>
    </w:p>
    <w:p w14:paraId="00000321" w14:textId="77777777" w:rsidR="00EC6469" w:rsidRDefault="001D5FD2">
      <w:r>
        <w:t>Campus Programs</w:t>
      </w:r>
    </w:p>
    <w:p w14:paraId="00000322" w14:textId="77777777" w:rsidR="00EC6469" w:rsidRDefault="00EC6469">
      <w:pPr>
        <w:widowControl w:val="0"/>
        <w:pBdr>
          <w:top w:val="nil"/>
          <w:left w:val="nil"/>
          <w:bottom w:val="nil"/>
          <w:right w:val="nil"/>
          <w:between w:val="nil"/>
        </w:pBdr>
        <w:ind w:left="0"/>
      </w:pPr>
    </w:p>
    <w:p w14:paraId="00000323" w14:textId="77777777" w:rsidR="00EC6469" w:rsidRDefault="001D5FD2">
      <w:r>
        <w:t>[idx-188]</w:t>
      </w:r>
    </w:p>
    <w:p w14:paraId="00000324" w14:textId="77777777" w:rsidR="00EC6469" w:rsidRDefault="00EC6469">
      <w:pPr>
        <w:widowControl w:val="0"/>
        <w:pBdr>
          <w:top w:val="nil"/>
          <w:left w:val="nil"/>
          <w:bottom w:val="nil"/>
          <w:right w:val="nil"/>
          <w:between w:val="nil"/>
        </w:pBdr>
        <w:ind w:left="0"/>
      </w:pPr>
    </w:p>
    <w:p w14:paraId="00000325" w14:textId="77777777" w:rsidR="00EC6469" w:rsidRDefault="001D5FD2">
      <w:r>
        <w:t>Sister 2 Sister — Faith and belonging for Native women</w:t>
      </w:r>
    </w:p>
    <w:p w14:paraId="00000326" w14:textId="77777777" w:rsidR="00EC6469" w:rsidRDefault="00EC6469">
      <w:pPr>
        <w:widowControl w:val="0"/>
        <w:pBdr>
          <w:top w:val="nil"/>
          <w:left w:val="nil"/>
          <w:bottom w:val="nil"/>
          <w:right w:val="nil"/>
          <w:between w:val="nil"/>
        </w:pBdr>
        <w:ind w:left="0"/>
      </w:pPr>
    </w:p>
    <w:p w14:paraId="00000327" w14:textId="77777777" w:rsidR="00EC6469" w:rsidRDefault="001D5FD2">
      <w:r>
        <w:t>[idx-189]</w:t>
      </w:r>
    </w:p>
    <w:p w14:paraId="00000328" w14:textId="77777777" w:rsidR="00EC6469" w:rsidRDefault="00EC6469">
      <w:pPr>
        <w:widowControl w:val="0"/>
        <w:pBdr>
          <w:top w:val="nil"/>
          <w:left w:val="nil"/>
          <w:bottom w:val="nil"/>
          <w:right w:val="nil"/>
          <w:between w:val="nil"/>
        </w:pBdr>
        <w:ind w:left="0"/>
      </w:pPr>
    </w:p>
    <w:p w14:paraId="00000329" w14:textId="77777777" w:rsidR="00EC6469" w:rsidRDefault="001D5FD2">
      <w:r>
        <w:t>Real Warriors — Biblical leadership and brotherhood for Native men</w:t>
      </w:r>
    </w:p>
    <w:p w14:paraId="0000032A" w14:textId="77777777" w:rsidR="00EC6469" w:rsidRDefault="00EC6469">
      <w:pPr>
        <w:widowControl w:val="0"/>
        <w:pBdr>
          <w:top w:val="nil"/>
          <w:left w:val="nil"/>
          <w:bottom w:val="nil"/>
          <w:right w:val="nil"/>
          <w:between w:val="nil"/>
        </w:pBdr>
        <w:ind w:left="0"/>
      </w:pPr>
    </w:p>
    <w:p w14:paraId="0000032B" w14:textId="77777777" w:rsidR="00EC6469" w:rsidRDefault="001D5FD2">
      <w:r>
        <w:t>[idx-190]</w:t>
      </w:r>
    </w:p>
    <w:p w14:paraId="0000032C" w14:textId="77777777" w:rsidR="00EC6469" w:rsidRDefault="00EC6469">
      <w:pPr>
        <w:widowControl w:val="0"/>
        <w:pBdr>
          <w:top w:val="nil"/>
          <w:left w:val="nil"/>
          <w:bottom w:val="nil"/>
          <w:right w:val="nil"/>
          <w:between w:val="nil"/>
        </w:pBdr>
        <w:ind w:left="0"/>
      </w:pPr>
    </w:p>
    <w:p w14:paraId="0000032D" w14:textId="77777777" w:rsidR="00EC6469" w:rsidRDefault="001D5FD2">
      <w:r>
        <w:t>Champions in Training — Leadership for all students</w:t>
      </w:r>
    </w:p>
    <w:p w14:paraId="0000032E" w14:textId="77777777" w:rsidR="00EC6469" w:rsidRDefault="00EC6469">
      <w:pPr>
        <w:widowControl w:val="0"/>
        <w:pBdr>
          <w:top w:val="nil"/>
          <w:left w:val="nil"/>
          <w:bottom w:val="nil"/>
          <w:right w:val="nil"/>
          <w:between w:val="nil"/>
        </w:pBdr>
        <w:ind w:left="0"/>
      </w:pPr>
    </w:p>
    <w:p w14:paraId="0000032F" w14:textId="77777777" w:rsidR="00EC6469" w:rsidRDefault="001D5FD2">
      <w:r>
        <w:t>[idx-191]</w:t>
      </w:r>
    </w:p>
    <w:p w14:paraId="00000330" w14:textId="77777777" w:rsidR="00EC6469" w:rsidRDefault="00EC6469">
      <w:pPr>
        <w:widowControl w:val="0"/>
        <w:pBdr>
          <w:top w:val="nil"/>
          <w:left w:val="nil"/>
          <w:bottom w:val="nil"/>
          <w:right w:val="nil"/>
          <w:between w:val="nil"/>
        </w:pBdr>
        <w:ind w:left="0"/>
      </w:pPr>
    </w:p>
    <w:p w14:paraId="00000331" w14:textId="77777777" w:rsidR="00EC6469" w:rsidRDefault="001D5FD2">
      <w:r>
        <w:lastRenderedPageBreak/>
        <w:t>Home-cooked meals, quilts, Bible study, and one-on-one discipleship</w:t>
      </w:r>
    </w:p>
    <w:p w14:paraId="00000332" w14:textId="77777777" w:rsidR="00EC6469" w:rsidRDefault="00EC6469">
      <w:pPr>
        <w:widowControl w:val="0"/>
        <w:pBdr>
          <w:top w:val="nil"/>
          <w:left w:val="nil"/>
          <w:bottom w:val="nil"/>
          <w:right w:val="nil"/>
          <w:between w:val="nil"/>
        </w:pBdr>
        <w:ind w:left="0"/>
      </w:pPr>
    </w:p>
    <w:p w14:paraId="00000333" w14:textId="77777777" w:rsidR="00EC6469" w:rsidRDefault="001D5FD2">
      <w:r>
        <w:t>[idx-192]</w:t>
      </w:r>
    </w:p>
    <w:p w14:paraId="00000334" w14:textId="77777777" w:rsidR="00EC6469" w:rsidRDefault="00EC6469">
      <w:pPr>
        <w:widowControl w:val="0"/>
        <w:pBdr>
          <w:top w:val="nil"/>
          <w:left w:val="nil"/>
          <w:bottom w:val="nil"/>
          <w:right w:val="nil"/>
          <w:between w:val="nil"/>
        </w:pBdr>
        <w:ind w:left="0"/>
      </w:pPr>
    </w:p>
    <w:p w14:paraId="00000335" w14:textId="77777777" w:rsidR="00EC6469" w:rsidRDefault="001D5FD2">
      <w:r>
        <w:t>Support Haskell LIGHT</w:t>
      </w:r>
    </w:p>
    <w:p w14:paraId="00000336" w14:textId="77777777" w:rsidR="00EC6469" w:rsidRDefault="00EC6469">
      <w:pPr>
        <w:widowControl w:val="0"/>
        <w:pBdr>
          <w:top w:val="nil"/>
          <w:left w:val="nil"/>
          <w:bottom w:val="nil"/>
          <w:right w:val="nil"/>
          <w:between w:val="nil"/>
        </w:pBdr>
        <w:ind w:left="0"/>
      </w:pPr>
    </w:p>
    <w:p w14:paraId="00000337" w14:textId="77777777" w:rsidR="00EC6469" w:rsidRDefault="001D5FD2">
      <w:pPr>
        <w:pStyle w:val="Heading3"/>
      </w:pPr>
      <w:bookmarkStart w:id="147" w:name="_fu2b988fzj2u" w:colFirst="0" w:colLast="0"/>
      <w:bookmarkEnd w:id="147"/>
      <w:r>
        <w:t>Modal — Heal</w:t>
      </w:r>
    </w:p>
    <w:p w14:paraId="00000338" w14:textId="77777777" w:rsidR="00EC6469" w:rsidRDefault="001D5FD2">
      <w:r>
        <w:t>[idx-193]</w:t>
      </w:r>
    </w:p>
    <w:p w14:paraId="00000339" w14:textId="77777777" w:rsidR="00EC6469" w:rsidRDefault="00EC6469">
      <w:pPr>
        <w:widowControl w:val="0"/>
        <w:pBdr>
          <w:top w:val="nil"/>
          <w:left w:val="nil"/>
          <w:bottom w:val="nil"/>
          <w:right w:val="nil"/>
          <w:between w:val="nil"/>
        </w:pBdr>
        <w:ind w:left="0"/>
      </w:pPr>
    </w:p>
    <w:p w14:paraId="0000033A" w14:textId="77777777" w:rsidR="00EC6469" w:rsidRDefault="001D5FD2">
      <w:r>
        <w:t>Pillar 03 — Heal</w:t>
      </w:r>
    </w:p>
    <w:p w14:paraId="0000033B" w14:textId="77777777" w:rsidR="00EC6469" w:rsidRDefault="00EC6469">
      <w:pPr>
        <w:widowControl w:val="0"/>
        <w:pBdr>
          <w:top w:val="nil"/>
          <w:left w:val="nil"/>
          <w:bottom w:val="nil"/>
          <w:right w:val="nil"/>
          <w:between w:val="nil"/>
        </w:pBdr>
        <w:ind w:left="0"/>
      </w:pPr>
    </w:p>
    <w:p w14:paraId="0000033C" w14:textId="77777777" w:rsidR="00EC6469" w:rsidRDefault="001D5FD2">
      <w:r>
        <w:t>[idx-194]</w:t>
      </w:r>
    </w:p>
    <w:p w14:paraId="0000033D" w14:textId="77777777" w:rsidR="00EC6469" w:rsidRDefault="00EC6469">
      <w:pPr>
        <w:widowControl w:val="0"/>
        <w:pBdr>
          <w:top w:val="nil"/>
          <w:left w:val="nil"/>
          <w:bottom w:val="nil"/>
          <w:right w:val="nil"/>
          <w:between w:val="nil"/>
        </w:pBdr>
        <w:ind w:left="0"/>
      </w:pPr>
    </w:p>
    <w:p w14:paraId="0000033E" w14:textId="77777777" w:rsidR="00EC6469" w:rsidRDefault="001D5FD2">
      <w:r>
        <w:t>✕</w:t>
      </w:r>
    </w:p>
    <w:p w14:paraId="0000033F" w14:textId="77777777" w:rsidR="00EC6469" w:rsidRDefault="00EC6469">
      <w:pPr>
        <w:widowControl w:val="0"/>
        <w:pBdr>
          <w:top w:val="nil"/>
          <w:left w:val="nil"/>
          <w:bottom w:val="nil"/>
          <w:right w:val="nil"/>
          <w:between w:val="nil"/>
        </w:pBdr>
        <w:ind w:left="0"/>
      </w:pPr>
    </w:p>
    <w:p w14:paraId="00000340" w14:textId="77777777" w:rsidR="00EC6469" w:rsidRDefault="001D5FD2">
      <w:r>
        <w:t>[idx-195]</w:t>
      </w:r>
    </w:p>
    <w:p w14:paraId="00000341" w14:textId="77777777" w:rsidR="00EC6469" w:rsidRDefault="00EC6469">
      <w:pPr>
        <w:widowControl w:val="0"/>
        <w:pBdr>
          <w:top w:val="nil"/>
          <w:left w:val="nil"/>
          <w:bottom w:val="nil"/>
          <w:right w:val="nil"/>
          <w:between w:val="nil"/>
        </w:pBdr>
        <w:ind w:left="0"/>
      </w:pPr>
    </w:p>
    <w:p w14:paraId="00000342" w14:textId="77777777" w:rsidR="00EC6469" w:rsidRDefault="001D5FD2">
      <w:r>
        <w:t>Healing the Wounds of Trauma</w:t>
      </w:r>
    </w:p>
    <w:p w14:paraId="00000343" w14:textId="77777777" w:rsidR="00EC6469" w:rsidRDefault="00EC6469">
      <w:pPr>
        <w:widowControl w:val="0"/>
        <w:pBdr>
          <w:top w:val="nil"/>
          <w:left w:val="nil"/>
          <w:bottom w:val="nil"/>
          <w:right w:val="nil"/>
          <w:between w:val="nil"/>
        </w:pBdr>
        <w:ind w:left="0"/>
      </w:pPr>
    </w:p>
    <w:p w14:paraId="00000344" w14:textId="77777777" w:rsidR="00EC6469" w:rsidRDefault="001D5FD2">
      <w:r>
        <w:t>[idx-196]</w:t>
      </w:r>
    </w:p>
    <w:p w14:paraId="00000345" w14:textId="77777777" w:rsidR="00EC6469" w:rsidRDefault="00EC6469">
      <w:pPr>
        <w:widowControl w:val="0"/>
        <w:pBdr>
          <w:top w:val="nil"/>
          <w:left w:val="nil"/>
          <w:bottom w:val="nil"/>
          <w:right w:val="nil"/>
          <w:between w:val="nil"/>
        </w:pBdr>
        <w:ind w:left="0"/>
      </w:pPr>
    </w:p>
    <w:p w14:paraId="00000346" w14:textId="77777777" w:rsidR="00EC6469" w:rsidRDefault="001D5FD2">
      <w:r>
        <w:t>For generations, Native communities have carried deep wounds — from boarding schools, family separation, and abuse. Healing the Wounds of Trauma addresses these wounds directly through scripture, community, and the love of God.</w:t>
      </w:r>
    </w:p>
    <w:p w14:paraId="00000347" w14:textId="77777777" w:rsidR="00EC6469" w:rsidRDefault="00EC6469">
      <w:pPr>
        <w:widowControl w:val="0"/>
        <w:pBdr>
          <w:top w:val="nil"/>
          <w:left w:val="nil"/>
          <w:bottom w:val="nil"/>
          <w:right w:val="nil"/>
          <w:between w:val="nil"/>
        </w:pBdr>
        <w:ind w:left="0"/>
      </w:pPr>
    </w:p>
    <w:p w14:paraId="00000348" w14:textId="77777777" w:rsidR="00EC6469" w:rsidRDefault="001D5FD2">
      <w:r>
        <w:t>[idx-197]</w:t>
      </w:r>
    </w:p>
    <w:p w14:paraId="00000349" w14:textId="77777777" w:rsidR="00EC6469" w:rsidRDefault="00EC6469">
      <w:pPr>
        <w:widowControl w:val="0"/>
        <w:pBdr>
          <w:top w:val="nil"/>
          <w:left w:val="nil"/>
          <w:bottom w:val="nil"/>
          <w:right w:val="nil"/>
          <w:between w:val="nil"/>
        </w:pBdr>
        <w:ind w:left="0"/>
      </w:pPr>
    </w:p>
    <w:p w14:paraId="0000034A" w14:textId="77777777" w:rsidR="00EC6469" w:rsidRDefault="001D5FD2">
      <w:r>
        <w:t>The Program</w:t>
      </w:r>
    </w:p>
    <w:p w14:paraId="0000034B" w14:textId="77777777" w:rsidR="00EC6469" w:rsidRDefault="00EC6469">
      <w:pPr>
        <w:widowControl w:val="0"/>
        <w:pBdr>
          <w:top w:val="nil"/>
          <w:left w:val="nil"/>
          <w:bottom w:val="nil"/>
          <w:right w:val="nil"/>
          <w:between w:val="nil"/>
        </w:pBdr>
        <w:ind w:left="0"/>
      </w:pPr>
    </w:p>
    <w:p w14:paraId="0000034C" w14:textId="77777777" w:rsidR="00EC6469" w:rsidRDefault="001D5FD2">
      <w:r>
        <w:t>[idx-198]</w:t>
      </w:r>
    </w:p>
    <w:p w14:paraId="0000034D" w14:textId="77777777" w:rsidR="00EC6469" w:rsidRDefault="00EC6469">
      <w:pPr>
        <w:widowControl w:val="0"/>
        <w:pBdr>
          <w:top w:val="nil"/>
          <w:left w:val="nil"/>
          <w:bottom w:val="nil"/>
          <w:right w:val="nil"/>
          <w:between w:val="nil"/>
        </w:pBdr>
        <w:ind w:left="0"/>
      </w:pPr>
    </w:p>
    <w:p w14:paraId="0000034E" w14:textId="77777777" w:rsidR="00EC6469" w:rsidRDefault="001D5FD2">
      <w:r>
        <w:t>16 hours across 2–3 days, 6 core sessions</w:t>
      </w:r>
    </w:p>
    <w:p w14:paraId="0000034F" w14:textId="77777777" w:rsidR="00EC6469" w:rsidRDefault="00EC6469">
      <w:pPr>
        <w:widowControl w:val="0"/>
        <w:pBdr>
          <w:top w:val="nil"/>
          <w:left w:val="nil"/>
          <w:bottom w:val="nil"/>
          <w:right w:val="nil"/>
          <w:between w:val="nil"/>
        </w:pBdr>
        <w:ind w:left="0"/>
      </w:pPr>
    </w:p>
    <w:p w14:paraId="00000350" w14:textId="77777777" w:rsidR="00EC6469" w:rsidRDefault="001D5FD2">
      <w:r>
        <w:t>[idx-199]</w:t>
      </w:r>
    </w:p>
    <w:p w14:paraId="00000351" w14:textId="77777777" w:rsidR="00EC6469" w:rsidRDefault="00EC6469">
      <w:pPr>
        <w:widowControl w:val="0"/>
        <w:pBdr>
          <w:top w:val="nil"/>
          <w:left w:val="nil"/>
          <w:bottom w:val="nil"/>
          <w:right w:val="nil"/>
          <w:between w:val="nil"/>
        </w:pBdr>
        <w:ind w:left="0"/>
      </w:pPr>
    </w:p>
    <w:p w14:paraId="00000352" w14:textId="77777777" w:rsidR="00EC6469" w:rsidRDefault="001D5FD2">
      <w:r>
        <w:t>American Bible Society Trauma Healing Institute model</w:t>
      </w:r>
    </w:p>
    <w:p w14:paraId="00000353" w14:textId="77777777" w:rsidR="00EC6469" w:rsidRDefault="00EC6469">
      <w:pPr>
        <w:widowControl w:val="0"/>
        <w:pBdr>
          <w:top w:val="nil"/>
          <w:left w:val="nil"/>
          <w:bottom w:val="nil"/>
          <w:right w:val="nil"/>
          <w:between w:val="nil"/>
        </w:pBdr>
        <w:ind w:left="0"/>
      </w:pPr>
    </w:p>
    <w:p w14:paraId="00000354" w14:textId="77777777" w:rsidR="00EC6469" w:rsidRDefault="001D5FD2">
      <w:r>
        <w:t>[idx-200]</w:t>
      </w:r>
    </w:p>
    <w:p w14:paraId="00000355" w14:textId="77777777" w:rsidR="00EC6469" w:rsidRDefault="00EC6469">
      <w:pPr>
        <w:widowControl w:val="0"/>
        <w:pBdr>
          <w:top w:val="nil"/>
          <w:left w:val="nil"/>
          <w:bottom w:val="nil"/>
          <w:right w:val="nil"/>
          <w:between w:val="nil"/>
        </w:pBdr>
        <w:ind w:left="0"/>
      </w:pPr>
    </w:p>
    <w:p w14:paraId="00000356" w14:textId="77777777" w:rsidR="00EC6469" w:rsidRDefault="001D5FD2">
      <w:r>
        <w:t>390+ scripture references using the Restoring Hope Bible</w:t>
      </w:r>
    </w:p>
    <w:p w14:paraId="00000357" w14:textId="77777777" w:rsidR="00EC6469" w:rsidRDefault="00EC6469">
      <w:pPr>
        <w:widowControl w:val="0"/>
        <w:pBdr>
          <w:top w:val="nil"/>
          <w:left w:val="nil"/>
          <w:bottom w:val="nil"/>
          <w:right w:val="nil"/>
          <w:between w:val="nil"/>
        </w:pBdr>
        <w:ind w:left="0"/>
      </w:pPr>
    </w:p>
    <w:p w14:paraId="00000358" w14:textId="77777777" w:rsidR="00EC6469" w:rsidRDefault="001D5FD2">
      <w:r>
        <w:t>[idx-201]</w:t>
      </w:r>
    </w:p>
    <w:p w14:paraId="00000359" w14:textId="77777777" w:rsidR="00EC6469" w:rsidRDefault="00EC6469">
      <w:pPr>
        <w:widowControl w:val="0"/>
        <w:pBdr>
          <w:top w:val="nil"/>
          <w:left w:val="nil"/>
          <w:bottom w:val="nil"/>
          <w:right w:val="nil"/>
          <w:between w:val="nil"/>
        </w:pBdr>
        <w:ind w:left="0"/>
      </w:pPr>
    </w:p>
    <w:p w14:paraId="0000035A" w14:textId="77777777" w:rsidR="00EC6469" w:rsidRDefault="001D5FD2">
      <w:r>
        <w:t>Led by trained Native facilitators; supported by Prayer Warriors</w:t>
      </w:r>
    </w:p>
    <w:p w14:paraId="0000035B" w14:textId="77777777" w:rsidR="00EC6469" w:rsidRDefault="00EC6469">
      <w:pPr>
        <w:widowControl w:val="0"/>
        <w:pBdr>
          <w:top w:val="nil"/>
          <w:left w:val="nil"/>
          <w:bottom w:val="nil"/>
          <w:right w:val="nil"/>
          <w:between w:val="nil"/>
        </w:pBdr>
        <w:ind w:left="0"/>
      </w:pPr>
    </w:p>
    <w:p w14:paraId="0000035C" w14:textId="77777777" w:rsidR="00EC6469" w:rsidRDefault="001D5FD2">
      <w:r>
        <w:t>[idx-202]</w:t>
      </w:r>
    </w:p>
    <w:p w14:paraId="0000035D" w14:textId="77777777" w:rsidR="00EC6469" w:rsidRDefault="00EC6469">
      <w:pPr>
        <w:widowControl w:val="0"/>
        <w:pBdr>
          <w:top w:val="nil"/>
          <w:left w:val="nil"/>
          <w:bottom w:val="nil"/>
          <w:right w:val="nil"/>
          <w:between w:val="nil"/>
        </w:pBdr>
        <w:ind w:left="0"/>
      </w:pPr>
    </w:p>
    <w:p w14:paraId="0000035E" w14:textId="77777777" w:rsidR="00EC6469" w:rsidRDefault="001D5FD2">
      <w:r>
        <w:t>All welcome — no faith background required · Ages 18+</w:t>
      </w:r>
    </w:p>
    <w:p w14:paraId="0000035F" w14:textId="77777777" w:rsidR="00EC6469" w:rsidRDefault="00EC6469">
      <w:pPr>
        <w:widowControl w:val="0"/>
        <w:pBdr>
          <w:top w:val="nil"/>
          <w:left w:val="nil"/>
          <w:bottom w:val="nil"/>
          <w:right w:val="nil"/>
          <w:between w:val="nil"/>
        </w:pBdr>
        <w:ind w:left="0"/>
      </w:pPr>
    </w:p>
    <w:p w14:paraId="00000360" w14:textId="77777777" w:rsidR="00EC6469" w:rsidRDefault="001D5FD2">
      <w:r>
        <w:t>[idx-203]</w:t>
      </w:r>
    </w:p>
    <w:p w14:paraId="00000361" w14:textId="77777777" w:rsidR="00EC6469" w:rsidRDefault="00EC6469">
      <w:pPr>
        <w:widowControl w:val="0"/>
        <w:pBdr>
          <w:top w:val="nil"/>
          <w:left w:val="nil"/>
          <w:bottom w:val="nil"/>
          <w:right w:val="nil"/>
          <w:between w:val="nil"/>
        </w:pBdr>
        <w:ind w:left="0"/>
      </w:pPr>
    </w:p>
    <w:p w14:paraId="00000362" w14:textId="77777777" w:rsidR="00EC6469" w:rsidRDefault="001D5FD2">
      <w:r>
        <w:t>Held on reservations, in villages, cities — in-person and online</w:t>
      </w:r>
    </w:p>
    <w:p w14:paraId="00000363" w14:textId="77777777" w:rsidR="00EC6469" w:rsidRDefault="00EC6469">
      <w:pPr>
        <w:widowControl w:val="0"/>
        <w:pBdr>
          <w:top w:val="nil"/>
          <w:left w:val="nil"/>
          <w:bottom w:val="nil"/>
          <w:right w:val="nil"/>
          <w:between w:val="nil"/>
        </w:pBdr>
        <w:ind w:left="0"/>
      </w:pPr>
    </w:p>
    <w:p w14:paraId="00000364" w14:textId="77777777" w:rsidR="00EC6469" w:rsidRDefault="001D5FD2">
      <w:r>
        <w:t>[idx-204]</w:t>
      </w:r>
    </w:p>
    <w:p w14:paraId="00000365" w14:textId="77777777" w:rsidR="00EC6469" w:rsidRDefault="00EC6469">
      <w:pPr>
        <w:widowControl w:val="0"/>
        <w:pBdr>
          <w:top w:val="nil"/>
          <w:left w:val="nil"/>
          <w:bottom w:val="nil"/>
          <w:right w:val="nil"/>
          <w:between w:val="nil"/>
        </w:pBdr>
        <w:ind w:left="0"/>
      </w:pPr>
    </w:p>
    <w:p w14:paraId="00000366" w14:textId="77777777" w:rsidR="00EC6469" w:rsidRDefault="001D5FD2">
      <w:r>
        <w:t>Become a Facilitator</w:t>
      </w:r>
    </w:p>
    <w:p w14:paraId="00000367" w14:textId="77777777" w:rsidR="00EC6469" w:rsidRDefault="00EC6469">
      <w:pPr>
        <w:widowControl w:val="0"/>
        <w:pBdr>
          <w:top w:val="nil"/>
          <w:left w:val="nil"/>
          <w:bottom w:val="nil"/>
          <w:right w:val="nil"/>
          <w:between w:val="nil"/>
        </w:pBdr>
        <w:ind w:left="0"/>
      </w:pPr>
    </w:p>
    <w:p w14:paraId="00000368" w14:textId="77777777" w:rsidR="00EC6469" w:rsidRDefault="001D5FD2">
      <w:r>
        <w:t>[idx-205]</w:t>
      </w:r>
    </w:p>
    <w:p w14:paraId="00000369" w14:textId="77777777" w:rsidR="00EC6469" w:rsidRDefault="00EC6469">
      <w:pPr>
        <w:widowControl w:val="0"/>
        <w:pBdr>
          <w:top w:val="nil"/>
          <w:left w:val="nil"/>
          <w:bottom w:val="nil"/>
          <w:right w:val="nil"/>
          <w:between w:val="nil"/>
        </w:pBdr>
        <w:ind w:left="0"/>
      </w:pPr>
    </w:p>
    <w:p w14:paraId="0000036A" w14:textId="77777777" w:rsidR="00EC6469" w:rsidRDefault="001D5FD2">
      <w:r>
        <w:t>From the start, participants are equipped to share this with others. Trained facilitators bring these tools back to their own communities — spreading healing across generations.</w:t>
      </w:r>
    </w:p>
    <w:p w14:paraId="0000036B" w14:textId="77777777" w:rsidR="00EC6469" w:rsidRDefault="00EC6469">
      <w:pPr>
        <w:widowControl w:val="0"/>
        <w:pBdr>
          <w:top w:val="nil"/>
          <w:left w:val="nil"/>
          <w:bottom w:val="nil"/>
          <w:right w:val="nil"/>
          <w:between w:val="nil"/>
        </w:pBdr>
        <w:ind w:left="0"/>
      </w:pPr>
    </w:p>
    <w:p w14:paraId="0000036C" w14:textId="77777777" w:rsidR="00EC6469" w:rsidRDefault="001D5FD2">
      <w:r>
        <w:t>[idx-206]</w:t>
      </w:r>
    </w:p>
    <w:p w14:paraId="0000036D" w14:textId="77777777" w:rsidR="00EC6469" w:rsidRDefault="00EC6469">
      <w:pPr>
        <w:widowControl w:val="0"/>
        <w:pBdr>
          <w:top w:val="nil"/>
          <w:left w:val="nil"/>
          <w:bottom w:val="nil"/>
          <w:right w:val="nil"/>
          <w:between w:val="nil"/>
        </w:pBdr>
        <w:ind w:left="0"/>
      </w:pPr>
    </w:p>
    <w:p w14:paraId="0000036E" w14:textId="77777777" w:rsidR="00EC6469" w:rsidRDefault="001D5FD2">
      <w:r>
        <w:t>Find a Healing Group</w:t>
      </w:r>
    </w:p>
    <w:p w14:paraId="0000036F" w14:textId="77777777" w:rsidR="00EC6469" w:rsidRDefault="00EC6469">
      <w:pPr>
        <w:widowControl w:val="0"/>
        <w:pBdr>
          <w:top w:val="nil"/>
          <w:left w:val="nil"/>
          <w:bottom w:val="nil"/>
          <w:right w:val="nil"/>
          <w:between w:val="nil"/>
        </w:pBdr>
        <w:ind w:left="0"/>
      </w:pPr>
    </w:p>
    <w:p w14:paraId="00000370" w14:textId="77777777" w:rsidR="00EC6469" w:rsidRDefault="001D5FD2">
      <w:r>
        <w:t>[idx-207]</w:t>
      </w:r>
    </w:p>
    <w:p w14:paraId="00000371" w14:textId="77777777" w:rsidR="00EC6469" w:rsidRDefault="00EC6469">
      <w:pPr>
        <w:widowControl w:val="0"/>
        <w:pBdr>
          <w:top w:val="nil"/>
          <w:left w:val="nil"/>
          <w:bottom w:val="nil"/>
          <w:right w:val="nil"/>
          <w:between w:val="nil"/>
        </w:pBdr>
        <w:ind w:left="0"/>
      </w:pPr>
    </w:p>
    <w:p w14:paraId="00000372" w14:textId="77777777" w:rsidR="00EC6469" w:rsidRDefault="001D5FD2">
      <w:r>
        <w:lastRenderedPageBreak/>
        <w:t>Become a Facilitator</w:t>
      </w:r>
    </w:p>
    <w:p w14:paraId="00000373" w14:textId="77777777" w:rsidR="00EC6469" w:rsidRDefault="00EC6469">
      <w:pPr>
        <w:widowControl w:val="0"/>
        <w:pBdr>
          <w:top w:val="nil"/>
          <w:left w:val="nil"/>
          <w:bottom w:val="nil"/>
          <w:right w:val="nil"/>
          <w:between w:val="nil"/>
        </w:pBdr>
        <w:ind w:left="0"/>
      </w:pPr>
    </w:p>
    <w:p w14:paraId="00000374" w14:textId="7FFC7666" w:rsidR="00EC6469" w:rsidRPr="002E56BD" w:rsidRDefault="001D5FD2">
      <w:pPr>
        <w:pStyle w:val="Heading3"/>
        <w:rPr>
          <w:b w:val="0"/>
          <w:bCs w:val="0"/>
          <w:rPrChange w:id="148" w:author="Jaylene Peterson-Nyren" w:date="2026-05-07T16:25:00Z">
            <w:rPr/>
          </w:rPrChange>
        </w:rPr>
      </w:pPr>
      <w:bookmarkStart w:id="149" w:name="_8e9n3winb7va" w:colFirst="0" w:colLast="0"/>
      <w:bookmarkEnd w:id="149"/>
      <w:r w:rsidRPr="002E56BD">
        <w:rPr>
          <w:highlight w:val="yellow"/>
          <w:rPrChange w:id="150" w:author="Jaylene Peterson-Nyren" w:date="2026-05-07T16:25:00Z">
            <w:rPr/>
          </w:rPrChange>
        </w:rPr>
        <w:t>Modal — Giving</w:t>
      </w:r>
      <w:ins w:id="151" w:author="Jaylene Peterson-Nyren" w:date="2026-05-07T16:25:00Z">
        <w:r w:rsidR="002E56BD">
          <w:t xml:space="preserve"> </w:t>
        </w:r>
        <w:r w:rsidR="002E56BD" w:rsidRPr="002E53E8">
          <w:rPr>
            <w:b w:val="0"/>
            <w:bCs w:val="0"/>
            <w:highlight w:val="yellow"/>
            <w:rPrChange w:id="152" w:author="Jaylene Peterson-Nyren" w:date="2026-05-07T16:26:00Z">
              <w:rPr>
                <w:b w:val="0"/>
                <w:bCs w:val="0"/>
              </w:rPr>
            </w:rPrChange>
          </w:rPr>
          <w:t>Angie</w:t>
        </w:r>
      </w:ins>
      <w:ins w:id="153" w:author="Jaylene Peterson-Nyren" w:date="2026-05-07T17:01:00Z">
        <w:r w:rsidR="004C16C5">
          <w:rPr>
            <w:b w:val="0"/>
            <w:bCs w:val="0"/>
            <w:highlight w:val="yellow"/>
          </w:rPr>
          <w:t xml:space="preserve"> and Jaylene</w:t>
        </w:r>
      </w:ins>
      <w:ins w:id="154" w:author="Jaylene Peterson-Nyren" w:date="2026-05-07T16:25:00Z">
        <w:r w:rsidR="002E53E8" w:rsidRPr="002E53E8">
          <w:rPr>
            <w:b w:val="0"/>
            <w:bCs w:val="0"/>
            <w:highlight w:val="yellow"/>
            <w:rPrChange w:id="155" w:author="Jaylene Peterson-Nyren" w:date="2026-05-07T16:26:00Z">
              <w:rPr>
                <w:b w:val="0"/>
                <w:bCs w:val="0"/>
              </w:rPr>
            </w:rPrChange>
          </w:rPr>
          <w:t xml:space="preserve"> to review from donor perspective</w:t>
        </w:r>
      </w:ins>
      <w:ins w:id="156" w:author="Jaylene Peterson-Nyren" w:date="2026-05-07T16:26:00Z">
        <w:r w:rsidR="002E53E8">
          <w:rPr>
            <w:b w:val="0"/>
            <w:bCs w:val="0"/>
          </w:rPr>
          <w:t>.</w:t>
        </w:r>
      </w:ins>
    </w:p>
    <w:p w14:paraId="00000375" w14:textId="77777777" w:rsidR="00EC6469" w:rsidRDefault="001D5FD2">
      <w:r>
        <w:t>[idx-208]</w:t>
      </w:r>
    </w:p>
    <w:p w14:paraId="00000376" w14:textId="77777777" w:rsidR="00EC6469" w:rsidRDefault="00EC6469">
      <w:pPr>
        <w:widowControl w:val="0"/>
        <w:pBdr>
          <w:top w:val="nil"/>
          <w:left w:val="nil"/>
          <w:bottom w:val="nil"/>
          <w:right w:val="nil"/>
          <w:between w:val="nil"/>
        </w:pBdr>
        <w:ind w:left="0"/>
      </w:pPr>
    </w:p>
    <w:p w14:paraId="00000377" w14:textId="77777777" w:rsidR="00EC6469" w:rsidRDefault="001D5FD2">
      <w:r>
        <w:t>Ways to Give</w:t>
      </w:r>
    </w:p>
    <w:p w14:paraId="00000378" w14:textId="77777777" w:rsidR="00EC6469" w:rsidRDefault="00EC6469">
      <w:pPr>
        <w:widowControl w:val="0"/>
        <w:pBdr>
          <w:top w:val="nil"/>
          <w:left w:val="nil"/>
          <w:bottom w:val="nil"/>
          <w:right w:val="nil"/>
          <w:between w:val="nil"/>
        </w:pBdr>
        <w:ind w:left="0"/>
      </w:pPr>
    </w:p>
    <w:p w14:paraId="00000379" w14:textId="77777777" w:rsidR="00EC6469" w:rsidRDefault="001D5FD2">
      <w:r>
        <w:t>[idx-209]</w:t>
      </w:r>
    </w:p>
    <w:p w14:paraId="0000037A" w14:textId="77777777" w:rsidR="00EC6469" w:rsidRDefault="00EC6469">
      <w:pPr>
        <w:widowControl w:val="0"/>
        <w:pBdr>
          <w:top w:val="nil"/>
          <w:left w:val="nil"/>
          <w:bottom w:val="nil"/>
          <w:right w:val="nil"/>
          <w:between w:val="nil"/>
        </w:pBdr>
        <w:ind w:left="0"/>
      </w:pPr>
    </w:p>
    <w:p w14:paraId="0000037B" w14:textId="77777777" w:rsidR="00EC6469" w:rsidRDefault="001D5FD2">
      <w:r>
        <w:t>✕</w:t>
      </w:r>
    </w:p>
    <w:p w14:paraId="0000037C" w14:textId="77777777" w:rsidR="00EC6469" w:rsidRDefault="00EC6469">
      <w:pPr>
        <w:widowControl w:val="0"/>
        <w:pBdr>
          <w:top w:val="nil"/>
          <w:left w:val="nil"/>
          <w:bottom w:val="nil"/>
          <w:right w:val="nil"/>
          <w:between w:val="nil"/>
        </w:pBdr>
        <w:ind w:left="0"/>
      </w:pPr>
    </w:p>
    <w:p w14:paraId="0000037D" w14:textId="77777777" w:rsidR="00EC6469" w:rsidRDefault="001D5FD2">
      <w:r>
        <w:t>[idx-210]</w:t>
      </w:r>
    </w:p>
    <w:p w14:paraId="0000037E" w14:textId="77777777" w:rsidR="00EC6469" w:rsidRDefault="00EC6469">
      <w:pPr>
        <w:widowControl w:val="0"/>
        <w:pBdr>
          <w:top w:val="nil"/>
          <w:left w:val="nil"/>
          <w:bottom w:val="nil"/>
          <w:right w:val="nil"/>
          <w:between w:val="nil"/>
        </w:pBdr>
        <w:ind w:left="0"/>
      </w:pPr>
    </w:p>
    <w:p w14:paraId="0000037F" w14:textId="77777777" w:rsidR="00EC6469" w:rsidRDefault="001D5FD2">
      <w:r>
        <w:t>Online Giving</w:t>
      </w:r>
    </w:p>
    <w:p w14:paraId="00000380" w14:textId="77777777" w:rsidR="00EC6469" w:rsidRDefault="00EC6469">
      <w:pPr>
        <w:widowControl w:val="0"/>
        <w:pBdr>
          <w:top w:val="nil"/>
          <w:left w:val="nil"/>
          <w:bottom w:val="nil"/>
          <w:right w:val="nil"/>
          <w:between w:val="nil"/>
        </w:pBdr>
        <w:ind w:left="0"/>
      </w:pPr>
    </w:p>
    <w:p w14:paraId="00000381" w14:textId="77777777" w:rsidR="00EC6469" w:rsidRDefault="001D5FD2">
      <w:r>
        <w:t>[idx-211]</w:t>
      </w:r>
    </w:p>
    <w:p w14:paraId="00000382" w14:textId="77777777" w:rsidR="00EC6469" w:rsidRDefault="00EC6469">
      <w:pPr>
        <w:widowControl w:val="0"/>
        <w:pBdr>
          <w:top w:val="nil"/>
          <w:left w:val="nil"/>
          <w:bottom w:val="nil"/>
          <w:right w:val="nil"/>
          <w:between w:val="nil"/>
        </w:pBdr>
        <w:ind w:left="0"/>
      </w:pPr>
    </w:p>
    <w:p w14:paraId="00000383" w14:textId="77777777" w:rsidR="00EC6469" w:rsidRDefault="001D5FD2">
      <w:r>
        <w:t>Secure online giving with credit/debit card, Apple Pay, and Google Pay. Set up monthly recurring giving to provide sustained support year-round.</w:t>
      </w:r>
    </w:p>
    <w:p w14:paraId="00000384" w14:textId="77777777" w:rsidR="00EC6469" w:rsidRDefault="00EC6469">
      <w:pPr>
        <w:widowControl w:val="0"/>
        <w:pBdr>
          <w:top w:val="nil"/>
          <w:left w:val="nil"/>
          <w:bottom w:val="nil"/>
          <w:right w:val="nil"/>
          <w:between w:val="nil"/>
        </w:pBdr>
        <w:ind w:left="0"/>
      </w:pPr>
    </w:p>
    <w:p w14:paraId="00000385" w14:textId="77777777" w:rsidR="00EC6469" w:rsidRDefault="001D5FD2">
      <w:r>
        <w:t>[idx-212]</w:t>
      </w:r>
    </w:p>
    <w:p w14:paraId="00000386" w14:textId="77777777" w:rsidR="00EC6469" w:rsidRDefault="00EC6469">
      <w:pPr>
        <w:widowControl w:val="0"/>
        <w:pBdr>
          <w:top w:val="nil"/>
          <w:left w:val="nil"/>
          <w:bottom w:val="nil"/>
          <w:right w:val="nil"/>
          <w:between w:val="nil"/>
        </w:pBdr>
        <w:ind w:left="0"/>
      </w:pPr>
    </w:p>
    <w:p w14:paraId="00000387" w14:textId="77777777" w:rsidR="00EC6469" w:rsidRDefault="001D5FD2">
      <w:r>
        <w:t>Gifts of Stock</w:t>
      </w:r>
    </w:p>
    <w:p w14:paraId="00000388" w14:textId="77777777" w:rsidR="00EC6469" w:rsidRDefault="00EC6469">
      <w:pPr>
        <w:widowControl w:val="0"/>
        <w:pBdr>
          <w:top w:val="nil"/>
          <w:left w:val="nil"/>
          <w:bottom w:val="nil"/>
          <w:right w:val="nil"/>
          <w:between w:val="nil"/>
        </w:pBdr>
        <w:ind w:left="0"/>
      </w:pPr>
    </w:p>
    <w:p w14:paraId="00000389" w14:textId="77777777" w:rsidR="00EC6469" w:rsidRDefault="001D5FD2">
      <w:r>
        <w:t>[idx-213]</w:t>
      </w:r>
    </w:p>
    <w:p w14:paraId="0000038A" w14:textId="77777777" w:rsidR="00EC6469" w:rsidRDefault="00EC6469">
      <w:pPr>
        <w:widowControl w:val="0"/>
        <w:pBdr>
          <w:top w:val="nil"/>
          <w:left w:val="nil"/>
          <w:bottom w:val="nil"/>
          <w:right w:val="nil"/>
          <w:between w:val="nil"/>
        </w:pBdr>
        <w:ind w:left="0"/>
      </w:pPr>
    </w:p>
    <w:p w14:paraId="0000038B" w14:textId="77777777" w:rsidR="00EC6469" w:rsidRDefault="001D5FD2">
      <w:r>
        <w:t>Transferring appreciated securities is one of the most tax-efficient ways to give. Contact us to initiate a stock transfer directly to LIM's brokerage account.</w:t>
      </w:r>
    </w:p>
    <w:p w14:paraId="0000038C" w14:textId="77777777" w:rsidR="00EC6469" w:rsidRDefault="00EC6469">
      <w:pPr>
        <w:widowControl w:val="0"/>
        <w:pBdr>
          <w:top w:val="nil"/>
          <w:left w:val="nil"/>
          <w:bottom w:val="nil"/>
          <w:right w:val="nil"/>
          <w:between w:val="nil"/>
        </w:pBdr>
        <w:ind w:left="0"/>
      </w:pPr>
    </w:p>
    <w:p w14:paraId="0000038D" w14:textId="77777777" w:rsidR="00EC6469" w:rsidRDefault="001D5FD2">
      <w:r>
        <w:t>[idx-214]</w:t>
      </w:r>
    </w:p>
    <w:p w14:paraId="0000038E" w14:textId="77777777" w:rsidR="00EC6469" w:rsidRDefault="00EC6469">
      <w:pPr>
        <w:widowControl w:val="0"/>
        <w:pBdr>
          <w:top w:val="nil"/>
          <w:left w:val="nil"/>
          <w:bottom w:val="nil"/>
          <w:right w:val="nil"/>
          <w:between w:val="nil"/>
        </w:pBdr>
        <w:ind w:left="0"/>
      </w:pPr>
    </w:p>
    <w:p w14:paraId="0000038F" w14:textId="77777777" w:rsidR="00EC6469" w:rsidRDefault="001D5FD2">
      <w:r>
        <w:t>Donor Advised Funds (DAFs)</w:t>
      </w:r>
    </w:p>
    <w:p w14:paraId="00000390" w14:textId="77777777" w:rsidR="00EC6469" w:rsidRDefault="00EC6469">
      <w:pPr>
        <w:widowControl w:val="0"/>
        <w:pBdr>
          <w:top w:val="nil"/>
          <w:left w:val="nil"/>
          <w:bottom w:val="nil"/>
          <w:right w:val="nil"/>
          <w:between w:val="nil"/>
        </w:pBdr>
        <w:ind w:left="0"/>
      </w:pPr>
    </w:p>
    <w:p w14:paraId="00000391" w14:textId="77777777" w:rsidR="00EC6469" w:rsidRDefault="001D5FD2">
      <w:r>
        <w:lastRenderedPageBreak/>
        <w:t>[idx-215]</w:t>
      </w:r>
    </w:p>
    <w:p w14:paraId="00000392" w14:textId="77777777" w:rsidR="00EC6469" w:rsidRDefault="00EC6469">
      <w:pPr>
        <w:widowControl w:val="0"/>
        <w:pBdr>
          <w:top w:val="nil"/>
          <w:left w:val="nil"/>
          <w:bottom w:val="nil"/>
          <w:right w:val="nil"/>
          <w:between w:val="nil"/>
        </w:pBdr>
        <w:ind w:left="0"/>
      </w:pPr>
    </w:p>
    <w:p w14:paraId="00000393" w14:textId="77777777" w:rsidR="00EC6469" w:rsidRDefault="001D5FD2">
      <w:r>
        <w:t>Recommend a grant from your DAF to Lutheran Indian Ministries. Our EIN is available upon request.</w:t>
      </w:r>
    </w:p>
    <w:p w14:paraId="00000394" w14:textId="77777777" w:rsidR="00EC6469" w:rsidRDefault="00EC6469">
      <w:pPr>
        <w:widowControl w:val="0"/>
        <w:pBdr>
          <w:top w:val="nil"/>
          <w:left w:val="nil"/>
          <w:bottom w:val="nil"/>
          <w:right w:val="nil"/>
          <w:between w:val="nil"/>
        </w:pBdr>
        <w:ind w:left="0"/>
      </w:pPr>
    </w:p>
    <w:p w14:paraId="00000395" w14:textId="77777777" w:rsidR="00EC6469" w:rsidRDefault="001D5FD2">
      <w:r>
        <w:t>[idx-216]</w:t>
      </w:r>
    </w:p>
    <w:p w14:paraId="00000396" w14:textId="77777777" w:rsidR="00EC6469" w:rsidRDefault="00EC6469">
      <w:pPr>
        <w:widowControl w:val="0"/>
        <w:pBdr>
          <w:top w:val="nil"/>
          <w:left w:val="nil"/>
          <w:bottom w:val="nil"/>
          <w:right w:val="nil"/>
          <w:between w:val="nil"/>
        </w:pBdr>
        <w:ind w:left="0"/>
      </w:pPr>
    </w:p>
    <w:p w14:paraId="00000397" w14:textId="77777777" w:rsidR="00EC6469" w:rsidRDefault="001D5FD2">
      <w:r>
        <w:t>IRA Qualified Charitable Distribution</w:t>
      </w:r>
    </w:p>
    <w:p w14:paraId="00000398" w14:textId="77777777" w:rsidR="00EC6469" w:rsidRDefault="00EC6469">
      <w:pPr>
        <w:widowControl w:val="0"/>
        <w:pBdr>
          <w:top w:val="nil"/>
          <w:left w:val="nil"/>
          <w:bottom w:val="nil"/>
          <w:right w:val="nil"/>
          <w:between w:val="nil"/>
        </w:pBdr>
        <w:ind w:left="0"/>
      </w:pPr>
    </w:p>
    <w:p w14:paraId="00000399" w14:textId="77777777" w:rsidR="00EC6469" w:rsidRDefault="001D5FD2">
      <w:r>
        <w:t>[idx-217]</w:t>
      </w:r>
    </w:p>
    <w:p w14:paraId="0000039A" w14:textId="77777777" w:rsidR="00EC6469" w:rsidRDefault="00EC6469">
      <w:pPr>
        <w:widowControl w:val="0"/>
        <w:pBdr>
          <w:top w:val="nil"/>
          <w:left w:val="nil"/>
          <w:bottom w:val="nil"/>
          <w:right w:val="nil"/>
          <w:between w:val="nil"/>
        </w:pBdr>
        <w:ind w:left="0"/>
      </w:pPr>
    </w:p>
    <w:p w14:paraId="0000039B" w14:textId="77777777" w:rsidR="00EC6469" w:rsidRDefault="001D5FD2">
      <w:r>
        <w:t>If you are 70½ or older, you may make a tax-free gift directly from your IRA to LIM — up to $100,000 per year.</w:t>
      </w:r>
    </w:p>
    <w:p w14:paraId="0000039C" w14:textId="77777777" w:rsidR="00EC6469" w:rsidRDefault="00EC6469">
      <w:pPr>
        <w:widowControl w:val="0"/>
        <w:pBdr>
          <w:top w:val="nil"/>
          <w:left w:val="nil"/>
          <w:bottom w:val="nil"/>
          <w:right w:val="nil"/>
          <w:between w:val="nil"/>
        </w:pBdr>
        <w:ind w:left="0"/>
      </w:pPr>
    </w:p>
    <w:p w14:paraId="0000039D" w14:textId="77777777" w:rsidR="00EC6469" w:rsidRDefault="001D5FD2">
      <w:r>
        <w:t>[idx-218]</w:t>
      </w:r>
    </w:p>
    <w:p w14:paraId="0000039E" w14:textId="77777777" w:rsidR="00EC6469" w:rsidRDefault="00EC6469">
      <w:pPr>
        <w:widowControl w:val="0"/>
        <w:pBdr>
          <w:top w:val="nil"/>
          <w:left w:val="nil"/>
          <w:bottom w:val="nil"/>
          <w:right w:val="nil"/>
          <w:between w:val="nil"/>
        </w:pBdr>
        <w:ind w:left="0"/>
      </w:pPr>
    </w:p>
    <w:p w14:paraId="0000039F" w14:textId="77777777" w:rsidR="00EC6469" w:rsidRDefault="001D5FD2">
      <w:r>
        <w:t>Planned Giving &amp; Legacy Gifts</w:t>
      </w:r>
    </w:p>
    <w:p w14:paraId="000003A0" w14:textId="77777777" w:rsidR="00EC6469" w:rsidRDefault="00EC6469">
      <w:pPr>
        <w:widowControl w:val="0"/>
        <w:pBdr>
          <w:top w:val="nil"/>
          <w:left w:val="nil"/>
          <w:bottom w:val="nil"/>
          <w:right w:val="nil"/>
          <w:between w:val="nil"/>
        </w:pBdr>
        <w:ind w:left="0"/>
      </w:pPr>
    </w:p>
    <w:p w14:paraId="000003A1" w14:textId="77777777" w:rsidR="00EC6469" w:rsidRDefault="001D5FD2">
      <w:r>
        <w:t>[idx-219]</w:t>
      </w:r>
    </w:p>
    <w:p w14:paraId="000003A2" w14:textId="77777777" w:rsidR="00EC6469" w:rsidRDefault="00EC6469">
      <w:pPr>
        <w:widowControl w:val="0"/>
        <w:pBdr>
          <w:top w:val="nil"/>
          <w:left w:val="nil"/>
          <w:bottom w:val="nil"/>
          <w:right w:val="nil"/>
          <w:between w:val="nil"/>
        </w:pBdr>
        <w:ind w:left="0"/>
      </w:pPr>
    </w:p>
    <w:p w14:paraId="000003A3" w14:textId="77777777" w:rsidR="00EC6469" w:rsidRDefault="001D5FD2">
      <w:r>
        <w:t>Include LIM in your will or trust and ensure Native Gospel ministry for generations to come. Contact us to discuss options.</w:t>
      </w:r>
    </w:p>
    <w:p w14:paraId="000003A4" w14:textId="77777777" w:rsidR="00EC6469" w:rsidRDefault="00EC6469">
      <w:pPr>
        <w:widowControl w:val="0"/>
        <w:pBdr>
          <w:top w:val="nil"/>
          <w:left w:val="nil"/>
          <w:bottom w:val="nil"/>
          <w:right w:val="nil"/>
          <w:between w:val="nil"/>
        </w:pBdr>
        <w:ind w:left="0"/>
      </w:pPr>
    </w:p>
    <w:p w14:paraId="000003A5" w14:textId="77777777" w:rsidR="00EC6469" w:rsidRDefault="001D5FD2">
      <w:r>
        <w:t>[idx-220]</w:t>
      </w:r>
    </w:p>
    <w:p w14:paraId="000003A6" w14:textId="77777777" w:rsidR="00EC6469" w:rsidRDefault="00EC6469">
      <w:pPr>
        <w:widowControl w:val="0"/>
        <w:pBdr>
          <w:top w:val="nil"/>
          <w:left w:val="nil"/>
          <w:bottom w:val="nil"/>
          <w:right w:val="nil"/>
          <w:between w:val="nil"/>
        </w:pBdr>
        <w:ind w:left="0"/>
      </w:pPr>
    </w:p>
    <w:p w14:paraId="000003A7" w14:textId="77777777" w:rsidR="00EC6469" w:rsidRDefault="001D5FD2">
      <w:r>
        <w:t>By Mail</w:t>
      </w:r>
    </w:p>
    <w:p w14:paraId="000003A8" w14:textId="77777777" w:rsidR="00EC6469" w:rsidRDefault="00EC6469">
      <w:pPr>
        <w:widowControl w:val="0"/>
        <w:pBdr>
          <w:top w:val="nil"/>
          <w:left w:val="nil"/>
          <w:bottom w:val="nil"/>
          <w:right w:val="nil"/>
          <w:between w:val="nil"/>
        </w:pBdr>
        <w:ind w:left="0"/>
      </w:pPr>
    </w:p>
    <w:p w14:paraId="000003A9" w14:textId="77777777" w:rsidR="00EC6469" w:rsidRDefault="001D5FD2">
      <w:r>
        <w:t>[idx-221]</w:t>
      </w:r>
    </w:p>
    <w:p w14:paraId="000003AA" w14:textId="77777777" w:rsidR="00EC6469" w:rsidRDefault="00EC6469">
      <w:pPr>
        <w:widowControl w:val="0"/>
        <w:pBdr>
          <w:top w:val="nil"/>
          <w:left w:val="nil"/>
          <w:bottom w:val="nil"/>
          <w:right w:val="nil"/>
          <w:between w:val="nil"/>
        </w:pBdr>
        <w:ind w:left="0"/>
      </w:pPr>
    </w:p>
    <w:p w14:paraId="000003AB" w14:textId="77777777" w:rsidR="00EC6469" w:rsidRDefault="001D5FD2">
      <w:r>
        <w:t>Checks payable to Lutheran Indian Ministries ·15350 W Capitol Drive Brookfield, WI 53005·.</w:t>
      </w:r>
    </w:p>
    <w:p w14:paraId="000003AC" w14:textId="77777777" w:rsidR="00EC6469" w:rsidRDefault="00EC6469">
      <w:pPr>
        <w:widowControl w:val="0"/>
        <w:pBdr>
          <w:top w:val="nil"/>
          <w:left w:val="nil"/>
          <w:bottom w:val="nil"/>
          <w:right w:val="nil"/>
          <w:between w:val="nil"/>
        </w:pBdr>
        <w:ind w:left="0"/>
      </w:pPr>
    </w:p>
    <w:p w14:paraId="000003AD" w14:textId="77777777" w:rsidR="00EC6469" w:rsidRDefault="001D5FD2">
      <w:r>
        <w:t>[idx-222]</w:t>
      </w:r>
    </w:p>
    <w:p w14:paraId="000003AE" w14:textId="77777777" w:rsidR="00EC6469" w:rsidRDefault="00EC6469">
      <w:pPr>
        <w:widowControl w:val="0"/>
        <w:pBdr>
          <w:top w:val="nil"/>
          <w:left w:val="nil"/>
          <w:bottom w:val="nil"/>
          <w:right w:val="nil"/>
          <w:between w:val="nil"/>
        </w:pBdr>
        <w:ind w:left="0"/>
      </w:pPr>
    </w:p>
    <w:p w14:paraId="000003AF" w14:textId="77777777" w:rsidR="00EC6469" w:rsidRDefault="001D5FD2">
      <w:r>
        <w:t>Give Online Now</w:t>
      </w:r>
    </w:p>
    <w:p w14:paraId="000003B0" w14:textId="77777777" w:rsidR="00EC6469" w:rsidRDefault="00EC6469">
      <w:pPr>
        <w:widowControl w:val="0"/>
        <w:pBdr>
          <w:top w:val="nil"/>
          <w:left w:val="nil"/>
          <w:bottom w:val="nil"/>
          <w:right w:val="nil"/>
          <w:between w:val="nil"/>
        </w:pBdr>
        <w:ind w:left="0"/>
      </w:pPr>
    </w:p>
    <w:p w14:paraId="000003B1" w14:textId="77777777" w:rsidR="00EC6469" w:rsidRDefault="001D5FD2">
      <w:r>
        <w:t>[idx-223]</w:t>
      </w:r>
    </w:p>
    <w:p w14:paraId="000003B2" w14:textId="77777777" w:rsidR="00EC6469" w:rsidRDefault="00EC6469">
      <w:pPr>
        <w:widowControl w:val="0"/>
        <w:pBdr>
          <w:top w:val="nil"/>
          <w:left w:val="nil"/>
          <w:bottom w:val="nil"/>
          <w:right w:val="nil"/>
          <w:between w:val="nil"/>
        </w:pBdr>
        <w:ind w:left="0"/>
      </w:pPr>
    </w:p>
    <w:p w14:paraId="000003B3" w14:textId="77777777" w:rsidR="00EC6469" w:rsidRDefault="001D5FD2">
      <w:r>
        <w:t>Call to Give</w:t>
      </w:r>
    </w:p>
    <w:p w14:paraId="000003B4" w14:textId="77777777" w:rsidR="00EC6469" w:rsidRDefault="00EC6469">
      <w:pPr>
        <w:widowControl w:val="0"/>
        <w:pBdr>
          <w:top w:val="nil"/>
          <w:left w:val="nil"/>
          <w:bottom w:val="nil"/>
          <w:right w:val="nil"/>
          <w:between w:val="nil"/>
        </w:pBdr>
        <w:ind w:left="0"/>
      </w:pPr>
    </w:p>
    <w:p w14:paraId="000003B5" w14:textId="77777777" w:rsidR="00EC6469" w:rsidRDefault="00000000">
      <w:r>
        <w:pict w14:anchorId="024C380F">
          <v:rect id="_x0000_i1027" style="width:0;height:1.5pt" o:hralign="center" o:hrstd="t" o:hr="t" fillcolor="#a0a0a0" stroked="f"/>
        </w:pict>
      </w:r>
    </w:p>
    <w:p w14:paraId="000003B6" w14:textId="77777777" w:rsidR="00EC6469" w:rsidRDefault="00EC6469">
      <w:pPr>
        <w:widowControl w:val="0"/>
        <w:pBdr>
          <w:top w:val="nil"/>
          <w:left w:val="nil"/>
          <w:bottom w:val="nil"/>
          <w:right w:val="nil"/>
          <w:between w:val="nil"/>
        </w:pBdr>
        <w:ind w:left="0"/>
      </w:pPr>
    </w:p>
    <w:p w14:paraId="000003B7" w14:textId="77777777" w:rsidR="00EC6469" w:rsidRDefault="001D5FD2">
      <w:pPr>
        <w:pStyle w:val="Heading2"/>
      </w:pPr>
      <w:bookmarkStart w:id="157" w:name="_yw6dv1b776zu" w:colFirst="0" w:colLast="0"/>
      <w:bookmarkEnd w:id="157"/>
      <w:r>
        <w:t>About LIM</w:t>
      </w:r>
    </w:p>
    <w:p w14:paraId="000003B8" w14:textId="77777777" w:rsidR="00EC6469" w:rsidRDefault="001D5FD2">
      <w:pPr>
        <w:pStyle w:val="Heading3"/>
      </w:pPr>
      <w:bookmarkStart w:id="158" w:name="_27t6cy7ea913" w:colFirst="0" w:colLast="0"/>
      <w:bookmarkEnd w:id="158"/>
      <w:r>
        <w:t>SEO &amp; Browser</w:t>
      </w:r>
    </w:p>
    <w:p w14:paraId="000003B9" w14:textId="77777777" w:rsidR="00EC6469" w:rsidRDefault="001D5FD2">
      <w:r>
        <w:t>[abt-meta-title]</w:t>
      </w:r>
    </w:p>
    <w:p w14:paraId="000003BA" w14:textId="77777777" w:rsidR="00EC6469" w:rsidRDefault="00EC6469">
      <w:pPr>
        <w:widowControl w:val="0"/>
        <w:pBdr>
          <w:top w:val="nil"/>
          <w:left w:val="nil"/>
          <w:bottom w:val="nil"/>
          <w:right w:val="nil"/>
          <w:between w:val="nil"/>
        </w:pBdr>
        <w:ind w:left="0"/>
      </w:pPr>
    </w:p>
    <w:p w14:paraId="000003BB" w14:textId="77777777" w:rsidR="00EC6469" w:rsidRDefault="001D5FD2">
      <w:r>
        <w:t>About LIM — Lutheran Indian Ministries</w:t>
      </w:r>
    </w:p>
    <w:p w14:paraId="000003BC" w14:textId="77777777" w:rsidR="00EC6469" w:rsidRDefault="00EC6469">
      <w:pPr>
        <w:widowControl w:val="0"/>
        <w:pBdr>
          <w:top w:val="nil"/>
          <w:left w:val="nil"/>
          <w:bottom w:val="nil"/>
          <w:right w:val="nil"/>
          <w:between w:val="nil"/>
        </w:pBdr>
        <w:ind w:left="0"/>
      </w:pPr>
    </w:p>
    <w:p w14:paraId="000003BD" w14:textId="77777777" w:rsidR="00EC6469" w:rsidRDefault="001D5FD2">
      <w:r>
        <w:t>[abt-meta-desc]</w:t>
      </w:r>
    </w:p>
    <w:p w14:paraId="000003BE" w14:textId="77777777" w:rsidR="00EC6469" w:rsidRDefault="00EC6469">
      <w:pPr>
        <w:widowControl w:val="0"/>
        <w:pBdr>
          <w:top w:val="nil"/>
          <w:left w:val="nil"/>
          <w:bottom w:val="nil"/>
          <w:right w:val="nil"/>
          <w:between w:val="nil"/>
        </w:pBdr>
        <w:ind w:left="0"/>
      </w:pPr>
    </w:p>
    <w:p w14:paraId="000003BF" w14:textId="77777777" w:rsidR="00EC6469" w:rsidRDefault="001D5FD2">
      <w:r>
        <w:t>About Lutheran Indian Ministries — a Native-led ministry proclaiming the Gospel, discipling Native leaders, and healing generations of trauma since 1985.</w:t>
      </w:r>
    </w:p>
    <w:p w14:paraId="000003C0" w14:textId="77777777" w:rsidR="00EC6469" w:rsidRDefault="00EC6469">
      <w:pPr>
        <w:widowControl w:val="0"/>
        <w:pBdr>
          <w:top w:val="nil"/>
          <w:left w:val="nil"/>
          <w:bottom w:val="nil"/>
          <w:right w:val="nil"/>
          <w:between w:val="nil"/>
        </w:pBdr>
        <w:ind w:left="0"/>
      </w:pPr>
    </w:p>
    <w:p w14:paraId="000003C1" w14:textId="77777777" w:rsidR="00EC6469" w:rsidRDefault="001D5FD2">
      <w:pPr>
        <w:pStyle w:val="Heading3"/>
      </w:pPr>
      <w:bookmarkStart w:id="159" w:name="_60v6leys52yv" w:colFirst="0" w:colLast="0"/>
      <w:bookmarkEnd w:id="159"/>
      <w:r>
        <w:t>Nav — Main Navigation</w:t>
      </w:r>
    </w:p>
    <w:p w14:paraId="000003C2" w14:textId="77777777" w:rsidR="00EC6469" w:rsidRDefault="001D5FD2">
      <w:r>
        <w:t>[abt-001]</w:t>
      </w:r>
    </w:p>
    <w:p w14:paraId="000003C3" w14:textId="77777777" w:rsidR="00EC6469" w:rsidRDefault="00EC6469">
      <w:pPr>
        <w:widowControl w:val="0"/>
        <w:pBdr>
          <w:top w:val="nil"/>
          <w:left w:val="nil"/>
          <w:bottom w:val="nil"/>
          <w:right w:val="nil"/>
          <w:between w:val="nil"/>
        </w:pBdr>
        <w:ind w:left="0"/>
      </w:pPr>
    </w:p>
    <w:p w14:paraId="000003C4" w14:textId="77777777" w:rsidR="00EC6469" w:rsidRDefault="001D5FD2">
      <w:r>
        <w:t>About</w:t>
      </w:r>
    </w:p>
    <w:p w14:paraId="000003C5" w14:textId="77777777" w:rsidR="00EC6469" w:rsidRDefault="00EC6469">
      <w:pPr>
        <w:widowControl w:val="0"/>
        <w:pBdr>
          <w:top w:val="nil"/>
          <w:left w:val="nil"/>
          <w:bottom w:val="nil"/>
          <w:right w:val="nil"/>
          <w:between w:val="nil"/>
        </w:pBdr>
        <w:ind w:left="0"/>
      </w:pPr>
    </w:p>
    <w:p w14:paraId="000003C6" w14:textId="77777777" w:rsidR="00EC6469" w:rsidRDefault="001D5FD2">
      <w:r>
        <w:t>[abt-002]</w:t>
      </w:r>
    </w:p>
    <w:p w14:paraId="000003C7" w14:textId="77777777" w:rsidR="00EC6469" w:rsidRDefault="00EC6469">
      <w:pPr>
        <w:widowControl w:val="0"/>
        <w:pBdr>
          <w:top w:val="nil"/>
          <w:left w:val="nil"/>
          <w:bottom w:val="nil"/>
          <w:right w:val="nil"/>
          <w:between w:val="nil"/>
        </w:pBdr>
        <w:ind w:left="0"/>
      </w:pPr>
    </w:p>
    <w:p w14:paraId="000003C8" w14:textId="77777777" w:rsidR="00EC6469" w:rsidRDefault="001D5FD2">
      <w:r>
        <w:t>Mission &amp; Vision</w:t>
      </w:r>
    </w:p>
    <w:p w14:paraId="000003C9" w14:textId="77777777" w:rsidR="00EC6469" w:rsidRDefault="00EC6469">
      <w:pPr>
        <w:widowControl w:val="0"/>
        <w:pBdr>
          <w:top w:val="nil"/>
          <w:left w:val="nil"/>
          <w:bottom w:val="nil"/>
          <w:right w:val="nil"/>
          <w:between w:val="nil"/>
        </w:pBdr>
        <w:ind w:left="0"/>
      </w:pPr>
    </w:p>
    <w:p w14:paraId="000003CA" w14:textId="77777777" w:rsidR="00EC6469" w:rsidRDefault="001D5FD2">
      <w:r>
        <w:t>[abt-003]</w:t>
      </w:r>
    </w:p>
    <w:p w14:paraId="000003CB" w14:textId="77777777" w:rsidR="00EC6469" w:rsidRDefault="00EC6469">
      <w:pPr>
        <w:widowControl w:val="0"/>
        <w:pBdr>
          <w:top w:val="nil"/>
          <w:left w:val="nil"/>
          <w:bottom w:val="nil"/>
          <w:right w:val="nil"/>
          <w:between w:val="nil"/>
        </w:pBdr>
        <w:ind w:left="0"/>
      </w:pPr>
    </w:p>
    <w:p w14:paraId="000003CC" w14:textId="77777777" w:rsidR="00EC6469" w:rsidRDefault="001D5FD2">
      <w:r>
        <w:t>Who We Are</w:t>
      </w:r>
    </w:p>
    <w:p w14:paraId="000003CD" w14:textId="77777777" w:rsidR="00EC6469" w:rsidRDefault="00EC6469">
      <w:pPr>
        <w:widowControl w:val="0"/>
        <w:pBdr>
          <w:top w:val="nil"/>
          <w:left w:val="nil"/>
          <w:bottom w:val="nil"/>
          <w:right w:val="nil"/>
          <w:between w:val="nil"/>
        </w:pBdr>
        <w:ind w:left="0"/>
      </w:pPr>
    </w:p>
    <w:p w14:paraId="000003CE" w14:textId="77777777" w:rsidR="00EC6469" w:rsidRDefault="001D5FD2">
      <w:r>
        <w:t>[abt-004]</w:t>
      </w:r>
    </w:p>
    <w:p w14:paraId="000003CF" w14:textId="77777777" w:rsidR="00EC6469" w:rsidRDefault="00EC6469">
      <w:pPr>
        <w:widowControl w:val="0"/>
        <w:pBdr>
          <w:top w:val="nil"/>
          <w:left w:val="nil"/>
          <w:bottom w:val="nil"/>
          <w:right w:val="nil"/>
          <w:between w:val="nil"/>
        </w:pBdr>
        <w:ind w:left="0"/>
      </w:pPr>
    </w:p>
    <w:p w14:paraId="000003D0" w14:textId="5B6D4AD9" w:rsidR="00EC6469" w:rsidRDefault="001D5FD2">
      <w:pPr>
        <w:rPr>
          <w:highlight w:val="yellow"/>
        </w:rPr>
      </w:pPr>
      <w:r>
        <w:lastRenderedPageBreak/>
        <w:t xml:space="preserve">Our Team </w:t>
      </w:r>
      <w:del w:id="160" w:author="Jaylene Peterson-Nyren" w:date="2026-05-07T16:28:00Z">
        <w:r w:rsidDel="00275DC0">
          <w:delText>-</w:delText>
        </w:r>
      </w:del>
      <w:ins w:id="161" w:author="Jaylene Peterson-Nyren" w:date="2026-05-07T16:28:00Z">
        <w:r w:rsidR="00275DC0">
          <w:t>–</w:t>
        </w:r>
      </w:ins>
      <w:r>
        <w:t xml:space="preserve"> </w:t>
      </w:r>
      <w:ins w:id="162" w:author="Jaylene Peterson-Nyren" w:date="2026-05-07T16:28:00Z">
        <w:r w:rsidR="00275DC0" w:rsidRPr="00275DC0">
          <w:rPr>
            <w:highlight w:val="yellow"/>
            <w:rPrChange w:id="163" w:author="Jaylene Peterson-Nyren" w:date="2026-05-07T16:28:00Z">
              <w:rPr/>
            </w:rPrChange>
          </w:rPr>
          <w:t>Jaylene</w:t>
        </w:r>
        <w:r w:rsidR="00275DC0">
          <w:t xml:space="preserve"> </w:t>
        </w:r>
      </w:ins>
      <w:ins w:id="164" w:author="Jaylene Peterson-Nyren" w:date="2026-05-07T15:04:00Z">
        <w:r w:rsidR="00D04E7A">
          <w:rPr>
            <w:highlight w:val="yellow"/>
          </w:rPr>
          <w:t>getting</w:t>
        </w:r>
      </w:ins>
      <w:del w:id="165" w:author="Jaylene Peterson-Nyren" w:date="2026-05-07T15:04:00Z">
        <w:r w:rsidDel="00D04E7A">
          <w:rPr>
            <w:highlight w:val="yellow"/>
          </w:rPr>
          <w:delText>need</w:delText>
        </w:r>
      </w:del>
      <w:r>
        <w:rPr>
          <w:highlight w:val="yellow"/>
        </w:rPr>
        <w:t xml:space="preserve"> photos and bios from board </w:t>
      </w:r>
      <w:ins w:id="166" w:author="Jaylene Peterson-Nyren" w:date="2026-05-07T15:05:00Z">
        <w:r w:rsidR="0070433E">
          <w:rPr>
            <w:highlight w:val="yellow"/>
          </w:rPr>
          <w:t>(May 14</w:t>
        </w:r>
        <w:r w:rsidR="0070433E" w:rsidRPr="0070433E">
          <w:rPr>
            <w:highlight w:val="yellow"/>
            <w:vertAlign w:val="superscript"/>
            <w:rPrChange w:id="167" w:author="Jaylene Peterson-Nyren" w:date="2026-05-07T15:05:00Z">
              <w:rPr>
                <w:highlight w:val="yellow"/>
              </w:rPr>
            </w:rPrChange>
          </w:rPr>
          <w:t>th</w:t>
        </w:r>
        <w:r w:rsidR="0070433E">
          <w:rPr>
            <w:highlight w:val="yellow"/>
          </w:rPr>
          <w:t xml:space="preserve">) </w:t>
        </w:r>
      </w:ins>
      <w:r>
        <w:rPr>
          <w:highlight w:val="yellow"/>
        </w:rPr>
        <w:t>and staff</w:t>
      </w:r>
      <w:ins w:id="168" w:author="Jaylene Peterson-Nyren" w:date="2026-05-07T15:04:00Z">
        <w:r w:rsidR="00D04E7A">
          <w:rPr>
            <w:highlight w:val="yellow"/>
          </w:rPr>
          <w:t xml:space="preserve"> (May </w:t>
        </w:r>
      </w:ins>
      <w:ins w:id="169" w:author="Jaylene Peterson-Nyren" w:date="2026-05-07T15:05:00Z">
        <w:r w:rsidR="0070433E">
          <w:rPr>
            <w:highlight w:val="yellow"/>
          </w:rPr>
          <w:t>11</w:t>
        </w:r>
        <w:r w:rsidR="0070433E" w:rsidRPr="0070433E">
          <w:rPr>
            <w:highlight w:val="yellow"/>
            <w:vertAlign w:val="superscript"/>
            <w:rPrChange w:id="170" w:author="Jaylene Peterson-Nyren" w:date="2026-05-07T15:05:00Z">
              <w:rPr>
                <w:highlight w:val="yellow"/>
              </w:rPr>
            </w:rPrChange>
          </w:rPr>
          <w:t>th</w:t>
        </w:r>
        <w:r w:rsidR="0070433E">
          <w:rPr>
            <w:highlight w:val="yellow"/>
          </w:rPr>
          <w:t>)</w:t>
        </w:r>
      </w:ins>
      <w:del w:id="171" w:author="Jaylene Peterson-Nyren" w:date="2026-05-07T15:04:00Z">
        <w:r w:rsidDel="008144F5">
          <w:rPr>
            <w:highlight w:val="yellow"/>
          </w:rPr>
          <w:delText>, can be at individual discretion doing something they love (cutting fish, etc)</w:delText>
        </w:r>
      </w:del>
    </w:p>
    <w:p w14:paraId="000003D1" w14:textId="77777777" w:rsidR="00EC6469" w:rsidRDefault="00EC6469">
      <w:pPr>
        <w:widowControl w:val="0"/>
        <w:pBdr>
          <w:top w:val="nil"/>
          <w:left w:val="nil"/>
          <w:bottom w:val="nil"/>
          <w:right w:val="nil"/>
          <w:between w:val="nil"/>
        </w:pBdr>
        <w:ind w:left="0"/>
      </w:pPr>
    </w:p>
    <w:p w14:paraId="000003D2" w14:textId="77777777" w:rsidR="00EC6469" w:rsidRDefault="001D5FD2">
      <w:r>
        <w:t>[abt-005]</w:t>
      </w:r>
    </w:p>
    <w:p w14:paraId="000003D3" w14:textId="77777777" w:rsidR="00EC6469" w:rsidRDefault="00EC6469">
      <w:pPr>
        <w:widowControl w:val="0"/>
        <w:pBdr>
          <w:top w:val="nil"/>
          <w:left w:val="nil"/>
          <w:bottom w:val="nil"/>
          <w:right w:val="nil"/>
          <w:between w:val="nil"/>
        </w:pBdr>
        <w:ind w:left="0"/>
      </w:pPr>
    </w:p>
    <w:p w14:paraId="000003D4" w14:textId="77777777" w:rsidR="00EC6469" w:rsidRDefault="001D5FD2">
      <w:r>
        <w:t>Stories</w:t>
      </w:r>
    </w:p>
    <w:p w14:paraId="000003D5" w14:textId="77777777" w:rsidR="00EC6469" w:rsidRDefault="00EC6469">
      <w:pPr>
        <w:widowControl w:val="0"/>
        <w:pBdr>
          <w:top w:val="nil"/>
          <w:left w:val="nil"/>
          <w:bottom w:val="nil"/>
          <w:right w:val="nil"/>
          <w:between w:val="nil"/>
        </w:pBdr>
        <w:ind w:left="0"/>
      </w:pPr>
    </w:p>
    <w:p w14:paraId="000003D6" w14:textId="77777777" w:rsidR="00EC6469" w:rsidRDefault="001D5FD2">
      <w:r>
        <w:t>[abt-006]</w:t>
      </w:r>
    </w:p>
    <w:p w14:paraId="000003D7" w14:textId="77777777" w:rsidR="00EC6469" w:rsidRDefault="00EC6469">
      <w:pPr>
        <w:widowControl w:val="0"/>
        <w:pBdr>
          <w:top w:val="nil"/>
          <w:left w:val="nil"/>
          <w:bottom w:val="nil"/>
          <w:right w:val="nil"/>
          <w:between w:val="nil"/>
        </w:pBdr>
        <w:ind w:left="0"/>
      </w:pPr>
    </w:p>
    <w:p w14:paraId="000003D8" w14:textId="77777777" w:rsidR="00EC6469" w:rsidRDefault="001D5FD2">
      <w:r>
        <w:t>What We Do</w:t>
      </w:r>
    </w:p>
    <w:p w14:paraId="000003D9" w14:textId="77777777" w:rsidR="00EC6469" w:rsidRDefault="00EC6469">
      <w:pPr>
        <w:widowControl w:val="0"/>
        <w:pBdr>
          <w:top w:val="nil"/>
          <w:left w:val="nil"/>
          <w:bottom w:val="nil"/>
          <w:right w:val="nil"/>
          <w:between w:val="nil"/>
        </w:pBdr>
        <w:ind w:left="0"/>
      </w:pPr>
    </w:p>
    <w:p w14:paraId="000003DA" w14:textId="77777777" w:rsidR="00EC6469" w:rsidRDefault="001D5FD2">
      <w:r>
        <w:t>[abt-007]</w:t>
      </w:r>
    </w:p>
    <w:p w14:paraId="000003DB" w14:textId="77777777" w:rsidR="00EC6469" w:rsidRDefault="00EC6469">
      <w:pPr>
        <w:widowControl w:val="0"/>
        <w:pBdr>
          <w:top w:val="nil"/>
          <w:left w:val="nil"/>
          <w:bottom w:val="nil"/>
          <w:right w:val="nil"/>
          <w:between w:val="nil"/>
        </w:pBdr>
        <w:ind w:left="0"/>
      </w:pPr>
    </w:p>
    <w:p w14:paraId="000003DC" w14:textId="77777777" w:rsidR="00EC6469" w:rsidRDefault="001D5FD2">
      <w:r>
        <w:t>Healing Groups</w:t>
      </w:r>
    </w:p>
    <w:p w14:paraId="000003DD" w14:textId="77777777" w:rsidR="00EC6469" w:rsidRDefault="00EC6469">
      <w:pPr>
        <w:widowControl w:val="0"/>
        <w:pBdr>
          <w:top w:val="nil"/>
          <w:left w:val="nil"/>
          <w:bottom w:val="nil"/>
          <w:right w:val="nil"/>
          <w:between w:val="nil"/>
        </w:pBdr>
        <w:ind w:left="0"/>
      </w:pPr>
    </w:p>
    <w:p w14:paraId="000003DE" w14:textId="77777777" w:rsidR="00EC6469" w:rsidRDefault="001D5FD2">
      <w:r>
        <w:t>[abt-008]</w:t>
      </w:r>
    </w:p>
    <w:p w14:paraId="000003DF" w14:textId="77777777" w:rsidR="00EC6469" w:rsidRDefault="00EC6469">
      <w:pPr>
        <w:widowControl w:val="0"/>
        <w:pBdr>
          <w:top w:val="nil"/>
          <w:left w:val="nil"/>
          <w:bottom w:val="nil"/>
          <w:right w:val="nil"/>
          <w:between w:val="nil"/>
        </w:pBdr>
        <w:ind w:left="0"/>
      </w:pPr>
    </w:p>
    <w:p w14:paraId="000003E0" w14:textId="77777777" w:rsidR="00EC6469" w:rsidRDefault="001D5FD2">
      <w:r>
        <w:t>Haskell LIGHT</w:t>
      </w:r>
    </w:p>
    <w:p w14:paraId="000003E1" w14:textId="77777777" w:rsidR="00EC6469" w:rsidRDefault="00EC6469">
      <w:pPr>
        <w:widowControl w:val="0"/>
        <w:pBdr>
          <w:top w:val="nil"/>
          <w:left w:val="nil"/>
          <w:bottom w:val="nil"/>
          <w:right w:val="nil"/>
          <w:between w:val="nil"/>
        </w:pBdr>
        <w:ind w:left="0"/>
      </w:pPr>
    </w:p>
    <w:p w14:paraId="000003E2" w14:textId="77777777" w:rsidR="00EC6469" w:rsidRDefault="001D5FD2">
      <w:r>
        <w:t>[abt-009]</w:t>
      </w:r>
    </w:p>
    <w:p w14:paraId="000003E3" w14:textId="77777777" w:rsidR="00EC6469" w:rsidRDefault="00EC6469">
      <w:pPr>
        <w:widowControl w:val="0"/>
        <w:pBdr>
          <w:top w:val="nil"/>
          <w:left w:val="nil"/>
          <w:bottom w:val="nil"/>
          <w:right w:val="nil"/>
          <w:between w:val="nil"/>
        </w:pBdr>
        <w:ind w:left="0"/>
      </w:pPr>
    </w:p>
    <w:p w14:paraId="000003E4" w14:textId="77777777" w:rsidR="00EC6469" w:rsidRDefault="001D5FD2">
      <w:r>
        <w:t>Stories</w:t>
      </w:r>
    </w:p>
    <w:p w14:paraId="000003E5" w14:textId="77777777" w:rsidR="00EC6469" w:rsidRDefault="00EC6469">
      <w:pPr>
        <w:widowControl w:val="0"/>
        <w:pBdr>
          <w:top w:val="nil"/>
          <w:left w:val="nil"/>
          <w:bottom w:val="nil"/>
          <w:right w:val="nil"/>
          <w:between w:val="nil"/>
        </w:pBdr>
        <w:ind w:left="0"/>
      </w:pPr>
    </w:p>
    <w:p w14:paraId="000003E6" w14:textId="77777777" w:rsidR="00EC6469" w:rsidRDefault="001D5FD2">
      <w:r>
        <w:t>[abt-010]</w:t>
      </w:r>
    </w:p>
    <w:p w14:paraId="000003E7" w14:textId="77777777" w:rsidR="00EC6469" w:rsidRDefault="00EC6469">
      <w:pPr>
        <w:widowControl w:val="0"/>
        <w:pBdr>
          <w:top w:val="nil"/>
          <w:left w:val="nil"/>
          <w:bottom w:val="nil"/>
          <w:right w:val="nil"/>
          <w:between w:val="nil"/>
        </w:pBdr>
        <w:ind w:left="0"/>
      </w:pPr>
    </w:p>
    <w:p w14:paraId="000003E8" w14:textId="77777777" w:rsidR="00EC6469" w:rsidRDefault="001D5FD2">
      <w:r>
        <w:t>Home</w:t>
      </w:r>
    </w:p>
    <w:p w14:paraId="000003E9" w14:textId="77777777" w:rsidR="00EC6469" w:rsidRDefault="00EC6469">
      <w:pPr>
        <w:widowControl w:val="0"/>
        <w:pBdr>
          <w:top w:val="nil"/>
          <w:left w:val="nil"/>
          <w:bottom w:val="nil"/>
          <w:right w:val="nil"/>
          <w:between w:val="nil"/>
        </w:pBdr>
        <w:ind w:left="0"/>
      </w:pPr>
    </w:p>
    <w:p w14:paraId="000003EA" w14:textId="77777777" w:rsidR="00EC6469" w:rsidRDefault="001D5FD2">
      <w:r>
        <w:t>[abt-011]</w:t>
      </w:r>
    </w:p>
    <w:p w14:paraId="000003EB" w14:textId="77777777" w:rsidR="00EC6469" w:rsidRDefault="00EC6469">
      <w:pPr>
        <w:widowControl w:val="0"/>
        <w:pBdr>
          <w:top w:val="nil"/>
          <w:left w:val="nil"/>
          <w:bottom w:val="nil"/>
          <w:right w:val="nil"/>
          <w:between w:val="nil"/>
        </w:pBdr>
        <w:ind w:left="0"/>
      </w:pPr>
    </w:p>
    <w:p w14:paraId="000003EC" w14:textId="77777777" w:rsidR="00EC6469" w:rsidRDefault="001D5FD2">
      <w:r>
        <w:t>Donate</w:t>
      </w:r>
    </w:p>
    <w:p w14:paraId="000003ED" w14:textId="77777777" w:rsidR="00EC6469" w:rsidRDefault="00EC6469">
      <w:pPr>
        <w:widowControl w:val="0"/>
        <w:pBdr>
          <w:top w:val="nil"/>
          <w:left w:val="nil"/>
          <w:bottom w:val="nil"/>
          <w:right w:val="nil"/>
          <w:between w:val="nil"/>
        </w:pBdr>
        <w:ind w:left="0"/>
      </w:pPr>
    </w:p>
    <w:p w14:paraId="000003EE" w14:textId="77777777" w:rsidR="00EC6469" w:rsidRDefault="001D5FD2">
      <w:pPr>
        <w:pStyle w:val="Heading3"/>
      </w:pPr>
      <w:bookmarkStart w:id="172" w:name="_a77gevbcfpcu" w:colFirst="0" w:colLast="0"/>
      <w:bookmarkEnd w:id="172"/>
      <w:r>
        <w:t>About LIM</w:t>
      </w:r>
    </w:p>
    <w:p w14:paraId="000003EF" w14:textId="77777777" w:rsidR="00EC6469" w:rsidRDefault="001D5FD2">
      <w:r>
        <w:t>[abt-012]</w:t>
      </w:r>
    </w:p>
    <w:p w14:paraId="000003F0" w14:textId="77777777" w:rsidR="00EC6469" w:rsidRDefault="00EC6469">
      <w:pPr>
        <w:widowControl w:val="0"/>
        <w:pBdr>
          <w:top w:val="nil"/>
          <w:left w:val="nil"/>
          <w:bottom w:val="nil"/>
          <w:right w:val="nil"/>
          <w:between w:val="nil"/>
        </w:pBdr>
        <w:ind w:left="0"/>
      </w:pPr>
    </w:p>
    <w:p w14:paraId="000003F1" w14:textId="77777777" w:rsidR="00EC6469" w:rsidRDefault="001D5FD2">
      <w:r>
        <w:lastRenderedPageBreak/>
        <w:t>Where Faith Meets Culture and Tradition. Where Christ-Centered Healing Begins.</w:t>
      </w:r>
    </w:p>
    <w:p w14:paraId="000003F2" w14:textId="77777777" w:rsidR="00EC6469" w:rsidRDefault="00EC6469">
      <w:pPr>
        <w:widowControl w:val="0"/>
        <w:pBdr>
          <w:top w:val="nil"/>
          <w:left w:val="nil"/>
          <w:bottom w:val="nil"/>
          <w:right w:val="nil"/>
          <w:between w:val="nil"/>
        </w:pBdr>
        <w:ind w:left="0"/>
      </w:pPr>
    </w:p>
    <w:p w14:paraId="000003F3" w14:textId="77777777" w:rsidR="00EC6469" w:rsidRDefault="001D5FD2">
      <w:r>
        <w:t>[abt-013]</w:t>
      </w:r>
    </w:p>
    <w:p w14:paraId="000003F4" w14:textId="77777777" w:rsidR="00EC6469" w:rsidRDefault="00EC6469">
      <w:pPr>
        <w:widowControl w:val="0"/>
        <w:pBdr>
          <w:top w:val="nil"/>
          <w:left w:val="nil"/>
          <w:bottom w:val="nil"/>
          <w:right w:val="nil"/>
          <w:between w:val="nil"/>
        </w:pBdr>
        <w:ind w:left="0"/>
      </w:pPr>
    </w:p>
    <w:p w14:paraId="000003F5" w14:textId="77777777" w:rsidR="00EC6469" w:rsidRDefault="001D5FD2">
      <w:r>
        <w:t>Lutheran Indian Ministries is a Native-led ministry sharing the Gospel with Native American and Alaska Native people. We build lasting relationships rooted in trust, healing, and hope.</w:t>
      </w:r>
    </w:p>
    <w:p w14:paraId="000003F6" w14:textId="77777777" w:rsidR="00EC6469" w:rsidRDefault="00EC6469">
      <w:pPr>
        <w:widowControl w:val="0"/>
        <w:pBdr>
          <w:top w:val="nil"/>
          <w:left w:val="nil"/>
          <w:bottom w:val="nil"/>
          <w:right w:val="nil"/>
          <w:between w:val="nil"/>
        </w:pBdr>
        <w:ind w:left="0"/>
      </w:pPr>
    </w:p>
    <w:p w14:paraId="000003F7" w14:textId="77777777" w:rsidR="00EC6469" w:rsidRDefault="001D5FD2">
      <w:r>
        <w:t>[abt-014]</w:t>
      </w:r>
    </w:p>
    <w:p w14:paraId="000003F8" w14:textId="77777777" w:rsidR="00EC6469" w:rsidRDefault="00EC6469">
      <w:pPr>
        <w:widowControl w:val="0"/>
        <w:pBdr>
          <w:top w:val="nil"/>
          <w:left w:val="nil"/>
          <w:bottom w:val="nil"/>
          <w:right w:val="nil"/>
          <w:between w:val="nil"/>
        </w:pBdr>
        <w:ind w:left="0"/>
      </w:pPr>
    </w:p>
    <w:p w14:paraId="000003F9" w14:textId="77777777" w:rsidR="00EC6469" w:rsidRDefault="001D5FD2">
      <w:r>
        <w:t>Our Mission</w:t>
      </w:r>
    </w:p>
    <w:p w14:paraId="000003FA" w14:textId="77777777" w:rsidR="00EC6469" w:rsidRDefault="00EC6469">
      <w:pPr>
        <w:widowControl w:val="0"/>
        <w:pBdr>
          <w:top w:val="nil"/>
          <w:left w:val="nil"/>
          <w:bottom w:val="nil"/>
          <w:right w:val="nil"/>
          <w:between w:val="nil"/>
        </w:pBdr>
        <w:ind w:left="0"/>
      </w:pPr>
    </w:p>
    <w:p w14:paraId="000003FB" w14:textId="77777777" w:rsidR="00EC6469" w:rsidRDefault="001D5FD2">
      <w:r>
        <w:t>[abt-015]</w:t>
      </w:r>
    </w:p>
    <w:p w14:paraId="000003FC" w14:textId="77777777" w:rsidR="00EC6469" w:rsidRDefault="00EC6469">
      <w:pPr>
        <w:widowControl w:val="0"/>
        <w:pBdr>
          <w:top w:val="nil"/>
          <w:left w:val="nil"/>
          <w:bottom w:val="nil"/>
          <w:right w:val="nil"/>
          <w:between w:val="nil"/>
        </w:pBdr>
        <w:ind w:left="0"/>
      </w:pPr>
    </w:p>
    <w:p w14:paraId="000003FD" w14:textId="77777777" w:rsidR="00EC6469" w:rsidRDefault="001D5FD2">
      <w:r>
        <w:t>Watch Our Story</w:t>
      </w:r>
    </w:p>
    <w:p w14:paraId="000003FE" w14:textId="77777777" w:rsidR="00EC6469" w:rsidRDefault="00EC6469">
      <w:pPr>
        <w:widowControl w:val="0"/>
        <w:pBdr>
          <w:top w:val="nil"/>
          <w:left w:val="nil"/>
          <w:bottom w:val="nil"/>
          <w:right w:val="nil"/>
          <w:between w:val="nil"/>
        </w:pBdr>
        <w:ind w:left="0"/>
      </w:pPr>
    </w:p>
    <w:p w14:paraId="000003FF" w14:textId="77777777" w:rsidR="00EC6469" w:rsidRDefault="001D5FD2">
      <w:pPr>
        <w:pStyle w:val="Heading3"/>
      </w:pPr>
      <w:bookmarkStart w:id="173" w:name="_dwpivsrm11zl" w:colFirst="0" w:colLast="0"/>
      <w:bookmarkEnd w:id="173"/>
      <w:r>
        <w:t>Mission, Vision, And Core Belief</w:t>
      </w:r>
    </w:p>
    <w:p w14:paraId="00000400" w14:textId="77777777" w:rsidR="00EC6469" w:rsidRDefault="001D5FD2">
      <w:r>
        <w:t>[abt-016]</w:t>
      </w:r>
    </w:p>
    <w:p w14:paraId="00000401" w14:textId="77777777" w:rsidR="00EC6469" w:rsidRDefault="00EC6469">
      <w:pPr>
        <w:widowControl w:val="0"/>
        <w:pBdr>
          <w:top w:val="nil"/>
          <w:left w:val="nil"/>
          <w:bottom w:val="nil"/>
          <w:right w:val="nil"/>
          <w:between w:val="nil"/>
        </w:pBdr>
        <w:ind w:left="0"/>
      </w:pPr>
    </w:p>
    <w:p w14:paraId="00000402" w14:textId="77777777" w:rsidR="00EC6469" w:rsidRDefault="001D5FD2">
      <w:r>
        <w:t>Share the Gospel. Proclaim the Kingdom.</w:t>
      </w:r>
    </w:p>
    <w:p w14:paraId="00000403" w14:textId="77777777" w:rsidR="00EC6469" w:rsidRDefault="00EC6469">
      <w:pPr>
        <w:widowControl w:val="0"/>
        <w:pBdr>
          <w:top w:val="nil"/>
          <w:left w:val="nil"/>
          <w:bottom w:val="nil"/>
          <w:right w:val="nil"/>
          <w:between w:val="nil"/>
        </w:pBdr>
        <w:ind w:left="0"/>
      </w:pPr>
    </w:p>
    <w:p w14:paraId="00000404" w14:textId="77777777" w:rsidR="00EC6469" w:rsidRDefault="001D5FD2">
      <w:r>
        <w:t>[abt-017]</w:t>
      </w:r>
    </w:p>
    <w:p w14:paraId="00000405" w14:textId="77777777" w:rsidR="00EC6469" w:rsidRDefault="00EC6469">
      <w:pPr>
        <w:widowControl w:val="0"/>
        <w:pBdr>
          <w:top w:val="nil"/>
          <w:left w:val="nil"/>
          <w:bottom w:val="nil"/>
          <w:right w:val="nil"/>
          <w:between w:val="nil"/>
        </w:pBdr>
        <w:ind w:left="0"/>
      </w:pPr>
    </w:p>
    <w:p w14:paraId="00000406" w14:textId="77777777" w:rsidR="00EC6469" w:rsidRDefault="001D5FD2">
      <w:r>
        <w:t>We share the Gospel of Jesus Christ with Native people and encourage them to spread Christ's message to others. We find, train, and equip Native Christian leaders — and support healing in their communities.</w:t>
      </w:r>
    </w:p>
    <w:p w14:paraId="00000407" w14:textId="77777777" w:rsidR="00EC6469" w:rsidRDefault="00EC6469">
      <w:pPr>
        <w:widowControl w:val="0"/>
        <w:pBdr>
          <w:top w:val="nil"/>
          <w:left w:val="nil"/>
          <w:bottom w:val="nil"/>
          <w:right w:val="nil"/>
          <w:between w:val="nil"/>
        </w:pBdr>
        <w:ind w:left="0"/>
      </w:pPr>
    </w:p>
    <w:p w14:paraId="00000408" w14:textId="77777777" w:rsidR="00EC6469" w:rsidRDefault="001D5FD2">
      <w:r>
        <w:t>[abt-018]</w:t>
      </w:r>
    </w:p>
    <w:p w14:paraId="00000409" w14:textId="77777777" w:rsidR="00EC6469" w:rsidRDefault="00EC6469">
      <w:pPr>
        <w:widowControl w:val="0"/>
        <w:pBdr>
          <w:top w:val="nil"/>
          <w:left w:val="nil"/>
          <w:bottom w:val="nil"/>
          <w:right w:val="nil"/>
          <w:between w:val="nil"/>
        </w:pBdr>
        <w:ind w:left="0"/>
      </w:pPr>
    </w:p>
    <w:p w14:paraId="0000040A" w14:textId="77777777" w:rsidR="00EC6469" w:rsidRDefault="001D5FD2">
      <w:r>
        <w:t>All Nations Walking Together in Light.</w:t>
      </w:r>
    </w:p>
    <w:p w14:paraId="0000040B" w14:textId="77777777" w:rsidR="00EC6469" w:rsidRDefault="00EC6469">
      <w:pPr>
        <w:widowControl w:val="0"/>
        <w:pBdr>
          <w:top w:val="nil"/>
          <w:left w:val="nil"/>
          <w:bottom w:val="nil"/>
          <w:right w:val="nil"/>
          <w:between w:val="nil"/>
        </w:pBdr>
        <w:ind w:left="0"/>
      </w:pPr>
    </w:p>
    <w:p w14:paraId="0000040C" w14:textId="77777777" w:rsidR="00EC6469" w:rsidRDefault="001D5FD2">
      <w:r>
        <w:t>[abt-019]</w:t>
      </w:r>
    </w:p>
    <w:p w14:paraId="0000040D" w14:textId="77777777" w:rsidR="00EC6469" w:rsidRDefault="00EC6469">
      <w:pPr>
        <w:widowControl w:val="0"/>
        <w:pBdr>
          <w:top w:val="nil"/>
          <w:left w:val="nil"/>
          <w:bottom w:val="nil"/>
          <w:right w:val="nil"/>
          <w:between w:val="nil"/>
        </w:pBdr>
        <w:ind w:left="0"/>
      </w:pPr>
    </w:p>
    <w:p w14:paraId="0000040E" w14:textId="77777777" w:rsidR="00EC6469" w:rsidRDefault="001D5FD2">
      <w:r>
        <w:lastRenderedPageBreak/>
        <w:t>Every nation, tribe, and people comes to know the Father's love — finding forgiveness, knowing their God-given worth, thriving in healthy communities, and honoring the culture God gave them.</w:t>
      </w:r>
    </w:p>
    <w:p w14:paraId="0000040F" w14:textId="77777777" w:rsidR="00EC6469" w:rsidRDefault="00EC6469">
      <w:pPr>
        <w:widowControl w:val="0"/>
        <w:pBdr>
          <w:top w:val="nil"/>
          <w:left w:val="nil"/>
          <w:bottom w:val="nil"/>
          <w:right w:val="nil"/>
          <w:between w:val="nil"/>
        </w:pBdr>
        <w:ind w:left="0"/>
      </w:pPr>
    </w:p>
    <w:p w14:paraId="00000410" w14:textId="77777777" w:rsidR="00EC6469" w:rsidRDefault="001D5FD2">
      <w:r>
        <w:t>[abt-020]</w:t>
      </w:r>
    </w:p>
    <w:p w14:paraId="00000411" w14:textId="77777777" w:rsidR="00EC6469" w:rsidRDefault="00EC6469">
      <w:pPr>
        <w:widowControl w:val="0"/>
        <w:pBdr>
          <w:top w:val="nil"/>
          <w:left w:val="nil"/>
          <w:bottom w:val="nil"/>
          <w:right w:val="nil"/>
          <w:between w:val="nil"/>
        </w:pBdr>
        <w:ind w:left="0"/>
      </w:pPr>
    </w:p>
    <w:p w14:paraId="00000412" w14:textId="77777777" w:rsidR="00EC6469" w:rsidRDefault="001D5FD2">
      <w:r>
        <w:t>Love Is an Action, Not just an Emotion.</w:t>
      </w:r>
    </w:p>
    <w:p w14:paraId="00000413" w14:textId="77777777" w:rsidR="00EC6469" w:rsidRDefault="00EC6469">
      <w:pPr>
        <w:widowControl w:val="0"/>
        <w:pBdr>
          <w:top w:val="nil"/>
          <w:left w:val="nil"/>
          <w:bottom w:val="nil"/>
          <w:right w:val="nil"/>
          <w:between w:val="nil"/>
        </w:pBdr>
        <w:ind w:left="0"/>
      </w:pPr>
    </w:p>
    <w:p w14:paraId="00000414" w14:textId="77777777" w:rsidR="00EC6469" w:rsidRDefault="001D5FD2">
      <w:r>
        <w:t>[abt-021]</w:t>
      </w:r>
    </w:p>
    <w:p w14:paraId="00000415" w14:textId="77777777" w:rsidR="00EC6469" w:rsidRDefault="00EC6469">
      <w:pPr>
        <w:widowControl w:val="0"/>
        <w:pBdr>
          <w:top w:val="nil"/>
          <w:left w:val="nil"/>
          <w:bottom w:val="nil"/>
          <w:right w:val="nil"/>
          <w:between w:val="nil"/>
        </w:pBdr>
        <w:ind w:left="0"/>
      </w:pPr>
    </w:p>
    <w:p w14:paraId="00000416" w14:textId="5F53C36F" w:rsidR="00EC6469" w:rsidRDefault="001D5FD2">
      <w:r>
        <w:t xml:space="preserve">We listen before we speak. We walk alongside people and build real trust — not transactions. If Native people can't see Jesus in what we do, they won't listen to what we say. We come only by invitation, following tribal </w:t>
      </w:r>
      <w:del w:id="174" w:author="Jaylene Peterson-Nyren" w:date="2026-05-07T15:06:00Z">
        <w:r w:rsidDel="0070433E">
          <w:delText>customs</w:delText>
        </w:r>
      </w:del>
      <w:ins w:id="175" w:author="Jaylene Peterson-Nyren" w:date="2026-05-07T15:06:00Z">
        <w:r w:rsidR="0070433E">
          <w:t>customs,</w:t>
        </w:r>
      </w:ins>
      <w:r>
        <w:t xml:space="preserve"> and showing deep respect.</w:t>
      </w:r>
    </w:p>
    <w:p w14:paraId="00000417" w14:textId="77777777" w:rsidR="00EC6469" w:rsidRDefault="00EC6469">
      <w:pPr>
        <w:widowControl w:val="0"/>
        <w:pBdr>
          <w:top w:val="nil"/>
          <w:left w:val="nil"/>
          <w:bottom w:val="nil"/>
          <w:right w:val="nil"/>
          <w:between w:val="nil"/>
        </w:pBdr>
        <w:ind w:left="0"/>
      </w:pPr>
    </w:p>
    <w:p w14:paraId="00000418" w14:textId="77777777" w:rsidR="00EC6469" w:rsidRDefault="001D5FD2">
      <w:r>
        <w:t>[abt-022]</w:t>
      </w:r>
    </w:p>
    <w:p w14:paraId="00000419" w14:textId="77777777" w:rsidR="00EC6469" w:rsidRDefault="00EC6469">
      <w:pPr>
        <w:widowControl w:val="0"/>
        <w:pBdr>
          <w:top w:val="nil"/>
          <w:left w:val="nil"/>
          <w:bottom w:val="nil"/>
          <w:right w:val="nil"/>
          <w:between w:val="nil"/>
        </w:pBdr>
        <w:ind w:left="0"/>
      </w:pPr>
    </w:p>
    <w:p w14:paraId="0000041A" w14:textId="77777777" w:rsidR="00EC6469" w:rsidRDefault="001D5FD2">
      <w:r>
        <w:t>"There before me was a great multitude no one could count, from every nation, tribe, people, and language, standing before the throne and the Lamb, crying out, 'Salvation belongs to our God.'"</w:t>
      </w:r>
    </w:p>
    <w:p w14:paraId="0000041B" w14:textId="77777777" w:rsidR="00EC6469" w:rsidRDefault="00EC6469">
      <w:pPr>
        <w:widowControl w:val="0"/>
        <w:pBdr>
          <w:top w:val="nil"/>
          <w:left w:val="nil"/>
          <w:bottom w:val="nil"/>
          <w:right w:val="nil"/>
          <w:between w:val="nil"/>
        </w:pBdr>
        <w:ind w:left="0"/>
      </w:pPr>
    </w:p>
    <w:p w14:paraId="0000041C" w14:textId="77777777" w:rsidR="00EC6469" w:rsidRDefault="001D5FD2">
      <w:r>
        <w:t>[abt-023]</w:t>
      </w:r>
    </w:p>
    <w:p w14:paraId="0000041D" w14:textId="77777777" w:rsidR="00EC6469" w:rsidRDefault="00EC6469">
      <w:pPr>
        <w:widowControl w:val="0"/>
        <w:pBdr>
          <w:top w:val="nil"/>
          <w:left w:val="nil"/>
          <w:bottom w:val="nil"/>
          <w:right w:val="nil"/>
          <w:between w:val="nil"/>
        </w:pBdr>
        <w:ind w:left="0"/>
      </w:pPr>
    </w:p>
    <w:p w14:paraId="0000041E" w14:textId="77777777" w:rsidR="00EC6469" w:rsidRDefault="001D5FD2">
      <w:r>
        <w:t>— Revelation 7:9–10</w:t>
      </w:r>
    </w:p>
    <w:p w14:paraId="0000041F" w14:textId="77777777" w:rsidR="00EC6469" w:rsidRDefault="00EC6469">
      <w:pPr>
        <w:widowControl w:val="0"/>
        <w:pBdr>
          <w:top w:val="nil"/>
          <w:left w:val="nil"/>
          <w:bottom w:val="nil"/>
          <w:right w:val="nil"/>
          <w:between w:val="nil"/>
        </w:pBdr>
        <w:ind w:left="0"/>
      </w:pPr>
    </w:p>
    <w:p w14:paraId="00000420" w14:textId="77777777" w:rsidR="00EC6469" w:rsidRDefault="001D5FD2">
      <w:pPr>
        <w:pStyle w:val="Heading3"/>
      </w:pPr>
      <w:bookmarkStart w:id="176" w:name="_ed9gbhf2vfk6" w:colFirst="0" w:colLast="0"/>
      <w:bookmarkEnd w:id="176"/>
      <w:r>
        <w:t>Who We Are</w:t>
      </w:r>
    </w:p>
    <w:p w14:paraId="00000421" w14:textId="77777777" w:rsidR="00EC6469" w:rsidRDefault="001D5FD2">
      <w:r>
        <w:t>[abt-024]</w:t>
      </w:r>
    </w:p>
    <w:p w14:paraId="00000422" w14:textId="77777777" w:rsidR="00EC6469" w:rsidRDefault="00EC6469">
      <w:pPr>
        <w:widowControl w:val="0"/>
        <w:pBdr>
          <w:top w:val="nil"/>
          <w:left w:val="nil"/>
          <w:bottom w:val="nil"/>
          <w:right w:val="nil"/>
          <w:between w:val="nil"/>
        </w:pBdr>
        <w:ind w:left="0"/>
      </w:pPr>
    </w:p>
    <w:p w14:paraId="00000423" w14:textId="77777777" w:rsidR="00EC6469" w:rsidRDefault="001D5FD2">
      <w:r>
        <w:t>Native-Led. Relationship-First.</w:t>
      </w:r>
    </w:p>
    <w:p w14:paraId="00000424" w14:textId="77777777" w:rsidR="00EC6469" w:rsidRDefault="00EC6469">
      <w:pPr>
        <w:widowControl w:val="0"/>
        <w:pBdr>
          <w:top w:val="nil"/>
          <w:left w:val="nil"/>
          <w:bottom w:val="nil"/>
          <w:right w:val="nil"/>
          <w:between w:val="nil"/>
        </w:pBdr>
        <w:ind w:left="0"/>
      </w:pPr>
    </w:p>
    <w:p w14:paraId="00000425" w14:textId="77777777" w:rsidR="00EC6469" w:rsidRDefault="001D5FD2">
      <w:r>
        <w:t>[abt-025]</w:t>
      </w:r>
    </w:p>
    <w:p w14:paraId="00000426" w14:textId="77777777" w:rsidR="00EC6469" w:rsidRDefault="00EC6469">
      <w:pPr>
        <w:widowControl w:val="0"/>
        <w:pBdr>
          <w:top w:val="nil"/>
          <w:left w:val="nil"/>
          <w:bottom w:val="nil"/>
          <w:right w:val="nil"/>
          <w:between w:val="nil"/>
        </w:pBdr>
        <w:ind w:left="0"/>
      </w:pPr>
    </w:p>
    <w:p w14:paraId="00000427" w14:textId="77777777" w:rsidR="00EC6469" w:rsidRDefault="001D5FD2">
      <w:r>
        <w:t xml:space="preserve">Founded in 1985, Lutheran Indian Ministries is an independent nonprofit with no church funding. We are supported entirely by people who </w:t>
      </w:r>
      <w:r>
        <w:lastRenderedPageBreak/>
        <w:t>believe in this work. We serve Native American and Alaska Native communities across the United States.</w:t>
      </w:r>
    </w:p>
    <w:p w14:paraId="00000428" w14:textId="77777777" w:rsidR="00EC6469" w:rsidRDefault="00EC6469">
      <w:pPr>
        <w:widowControl w:val="0"/>
        <w:pBdr>
          <w:top w:val="nil"/>
          <w:left w:val="nil"/>
          <w:bottom w:val="nil"/>
          <w:right w:val="nil"/>
          <w:between w:val="nil"/>
        </w:pBdr>
        <w:ind w:left="0"/>
      </w:pPr>
    </w:p>
    <w:p w14:paraId="00000429" w14:textId="77777777" w:rsidR="00EC6469" w:rsidRDefault="001D5FD2">
      <w:r>
        <w:t>[abt-026]</w:t>
      </w:r>
    </w:p>
    <w:p w14:paraId="0000042A" w14:textId="77777777" w:rsidR="00EC6469" w:rsidRDefault="00EC6469">
      <w:pPr>
        <w:widowControl w:val="0"/>
        <w:pBdr>
          <w:top w:val="nil"/>
          <w:left w:val="nil"/>
          <w:bottom w:val="nil"/>
          <w:right w:val="nil"/>
          <w:between w:val="nil"/>
        </w:pBdr>
        <w:ind w:left="0"/>
      </w:pPr>
    </w:p>
    <w:p w14:paraId="0000042B" w14:textId="77777777" w:rsidR="00EC6469" w:rsidRDefault="001D5FD2">
      <w:r>
        <w:t>LIM is led by Native people who know the stories, the traditions, the culture, and the humor. With 575 federally recognized tribes — 229 in Alaska alone — we travel by road, plane, boat, and snowmachine to reach communities wherever they are. We don't show up with answers. We arrive with open hearts.</w:t>
      </w:r>
    </w:p>
    <w:p w14:paraId="0000042C" w14:textId="77777777" w:rsidR="00EC6469" w:rsidRDefault="00EC6469">
      <w:pPr>
        <w:widowControl w:val="0"/>
        <w:pBdr>
          <w:top w:val="nil"/>
          <w:left w:val="nil"/>
          <w:bottom w:val="nil"/>
          <w:right w:val="nil"/>
          <w:between w:val="nil"/>
        </w:pBdr>
        <w:ind w:left="0"/>
      </w:pPr>
    </w:p>
    <w:p w14:paraId="0000042D" w14:textId="77777777" w:rsidR="00EC6469" w:rsidRDefault="001D5FD2">
      <w:r>
        <w:t>[abt-027]</w:t>
      </w:r>
    </w:p>
    <w:p w14:paraId="0000042E" w14:textId="77777777" w:rsidR="00EC6469" w:rsidRDefault="00EC6469">
      <w:pPr>
        <w:widowControl w:val="0"/>
        <w:pBdr>
          <w:top w:val="nil"/>
          <w:left w:val="nil"/>
          <w:bottom w:val="nil"/>
          <w:right w:val="nil"/>
          <w:between w:val="nil"/>
        </w:pBdr>
        <w:ind w:left="0"/>
      </w:pPr>
    </w:p>
    <w:p w14:paraId="0000042F" w14:textId="77777777" w:rsidR="00EC6469" w:rsidRDefault="001D5FD2">
      <w:r>
        <w:t>We go by invitation only — guided by tribal customs and deep respect</w:t>
      </w:r>
    </w:p>
    <w:p w14:paraId="00000430" w14:textId="77777777" w:rsidR="00EC6469" w:rsidRDefault="00EC6469">
      <w:pPr>
        <w:widowControl w:val="0"/>
        <w:pBdr>
          <w:top w:val="nil"/>
          <w:left w:val="nil"/>
          <w:bottom w:val="nil"/>
          <w:right w:val="nil"/>
          <w:between w:val="nil"/>
        </w:pBdr>
        <w:ind w:left="0"/>
      </w:pPr>
    </w:p>
    <w:p w14:paraId="00000431" w14:textId="77777777" w:rsidR="00EC6469" w:rsidRDefault="001D5FD2">
      <w:r>
        <w:t>[abt-028]</w:t>
      </w:r>
    </w:p>
    <w:p w14:paraId="00000432" w14:textId="77777777" w:rsidR="00EC6469" w:rsidRDefault="00EC6469">
      <w:pPr>
        <w:widowControl w:val="0"/>
        <w:pBdr>
          <w:top w:val="nil"/>
          <w:left w:val="nil"/>
          <w:bottom w:val="nil"/>
          <w:right w:val="nil"/>
          <w:between w:val="nil"/>
        </w:pBdr>
        <w:ind w:left="0"/>
      </w:pPr>
    </w:p>
    <w:p w14:paraId="00000433" w14:textId="77777777" w:rsidR="00EC6469" w:rsidRDefault="001D5FD2">
      <w:r>
        <w:t>We don't bring a model — we build relationships, and that changes everything</w:t>
      </w:r>
    </w:p>
    <w:p w14:paraId="00000434" w14:textId="77777777" w:rsidR="00EC6469" w:rsidRDefault="00EC6469">
      <w:pPr>
        <w:widowControl w:val="0"/>
        <w:pBdr>
          <w:top w:val="nil"/>
          <w:left w:val="nil"/>
          <w:bottom w:val="nil"/>
          <w:right w:val="nil"/>
          <w:between w:val="nil"/>
        </w:pBdr>
        <w:ind w:left="0"/>
      </w:pPr>
    </w:p>
    <w:p w14:paraId="00000435" w14:textId="77777777" w:rsidR="00EC6469" w:rsidRDefault="001D5FD2">
      <w:r>
        <w:t>[abt-029]</w:t>
      </w:r>
    </w:p>
    <w:p w14:paraId="00000436" w14:textId="77777777" w:rsidR="00EC6469" w:rsidRDefault="00EC6469">
      <w:pPr>
        <w:widowControl w:val="0"/>
        <w:pBdr>
          <w:top w:val="nil"/>
          <w:left w:val="nil"/>
          <w:bottom w:val="nil"/>
          <w:right w:val="nil"/>
          <w:between w:val="nil"/>
        </w:pBdr>
        <w:ind w:left="0"/>
      </w:pPr>
    </w:p>
    <w:p w14:paraId="00000437" w14:textId="77777777" w:rsidR="00EC6469" w:rsidRDefault="001D5FD2">
      <w:r>
        <w:t>We develop Native leaders to share the Gospel in their own language and culture</w:t>
      </w:r>
    </w:p>
    <w:p w14:paraId="00000438" w14:textId="77777777" w:rsidR="00EC6469" w:rsidRDefault="00EC6469">
      <w:pPr>
        <w:widowControl w:val="0"/>
        <w:pBdr>
          <w:top w:val="nil"/>
          <w:left w:val="nil"/>
          <w:bottom w:val="nil"/>
          <w:right w:val="nil"/>
          <w:between w:val="nil"/>
        </w:pBdr>
        <w:ind w:left="0"/>
      </w:pPr>
    </w:p>
    <w:p w14:paraId="00000439" w14:textId="77777777" w:rsidR="00EC6469" w:rsidRDefault="001D5FD2">
      <w:r>
        <w:t>[abt-030]</w:t>
      </w:r>
    </w:p>
    <w:p w14:paraId="0000043A" w14:textId="77777777" w:rsidR="00EC6469" w:rsidRDefault="00EC6469">
      <w:pPr>
        <w:widowControl w:val="0"/>
        <w:pBdr>
          <w:top w:val="nil"/>
          <w:left w:val="nil"/>
          <w:bottom w:val="nil"/>
          <w:right w:val="nil"/>
          <w:between w:val="nil"/>
        </w:pBdr>
        <w:ind w:left="0"/>
      </w:pPr>
    </w:p>
    <w:p w14:paraId="0000043B" w14:textId="77777777" w:rsidR="00EC6469" w:rsidRDefault="001D5FD2">
      <w:r>
        <w:t>Audited financials published annually — full transparency and accountability</w:t>
      </w:r>
    </w:p>
    <w:p w14:paraId="0000043C" w14:textId="77777777" w:rsidR="00EC6469" w:rsidRDefault="00EC6469">
      <w:pPr>
        <w:widowControl w:val="0"/>
        <w:pBdr>
          <w:top w:val="nil"/>
          <w:left w:val="nil"/>
          <w:bottom w:val="nil"/>
          <w:right w:val="nil"/>
          <w:between w:val="nil"/>
        </w:pBdr>
        <w:ind w:left="0"/>
      </w:pPr>
    </w:p>
    <w:p w14:paraId="0000043D" w14:textId="77777777" w:rsidR="00EC6469" w:rsidRDefault="001D5FD2">
      <w:r>
        <w:t>[abt-031]</w:t>
      </w:r>
    </w:p>
    <w:p w14:paraId="0000043E" w14:textId="77777777" w:rsidR="00EC6469" w:rsidRDefault="00EC6469">
      <w:pPr>
        <w:widowControl w:val="0"/>
        <w:pBdr>
          <w:top w:val="nil"/>
          <w:left w:val="nil"/>
          <w:bottom w:val="nil"/>
          <w:right w:val="nil"/>
          <w:between w:val="nil"/>
        </w:pBdr>
        <w:ind w:left="0"/>
      </w:pPr>
    </w:p>
    <w:p w14:paraId="0000043F" w14:textId="77777777" w:rsidR="00EC6469" w:rsidRDefault="001D5FD2">
      <w:r>
        <w:t>Partner With Us</w:t>
      </w:r>
    </w:p>
    <w:p w14:paraId="00000440" w14:textId="77777777" w:rsidR="00EC6469" w:rsidRDefault="00EC6469">
      <w:pPr>
        <w:widowControl w:val="0"/>
        <w:pBdr>
          <w:top w:val="nil"/>
          <w:left w:val="nil"/>
          <w:bottom w:val="nil"/>
          <w:right w:val="nil"/>
          <w:between w:val="nil"/>
        </w:pBdr>
        <w:ind w:left="0"/>
      </w:pPr>
    </w:p>
    <w:p w14:paraId="00000441" w14:textId="77777777" w:rsidR="00EC6469" w:rsidRDefault="001D5FD2">
      <w:r>
        <w:t>[abt-032]</w:t>
      </w:r>
    </w:p>
    <w:p w14:paraId="00000442" w14:textId="77777777" w:rsidR="00EC6469" w:rsidRDefault="00EC6469">
      <w:pPr>
        <w:widowControl w:val="0"/>
        <w:pBdr>
          <w:top w:val="nil"/>
          <w:left w:val="nil"/>
          <w:bottom w:val="nil"/>
          <w:right w:val="nil"/>
          <w:between w:val="nil"/>
        </w:pBdr>
        <w:ind w:left="0"/>
      </w:pPr>
    </w:p>
    <w:p w14:paraId="00000443" w14:textId="77777777" w:rsidR="00EC6469" w:rsidRDefault="001D5FD2">
      <w:r>
        <w:t>Our Three Pillars</w:t>
      </w:r>
    </w:p>
    <w:p w14:paraId="00000444" w14:textId="77777777" w:rsidR="00EC6469" w:rsidRDefault="00EC6469">
      <w:pPr>
        <w:widowControl w:val="0"/>
        <w:pBdr>
          <w:top w:val="nil"/>
          <w:left w:val="nil"/>
          <w:bottom w:val="nil"/>
          <w:right w:val="nil"/>
          <w:between w:val="nil"/>
        </w:pBdr>
        <w:ind w:left="0"/>
      </w:pPr>
    </w:p>
    <w:p w14:paraId="00000445" w14:textId="77777777" w:rsidR="00EC6469" w:rsidRDefault="001D5FD2">
      <w:pPr>
        <w:pStyle w:val="Heading3"/>
      </w:pPr>
      <w:bookmarkStart w:id="177" w:name="_6uxmycufh392" w:colFirst="0" w:colLast="0"/>
      <w:bookmarkEnd w:id="177"/>
      <w:r>
        <w:t>About LIM Video</w:t>
      </w:r>
    </w:p>
    <w:p w14:paraId="00000446" w14:textId="77777777" w:rsidR="00EC6469" w:rsidRDefault="001D5FD2">
      <w:r>
        <w:t>[abt-033]</w:t>
      </w:r>
    </w:p>
    <w:p w14:paraId="00000447" w14:textId="77777777" w:rsidR="00EC6469" w:rsidRDefault="00EC6469">
      <w:pPr>
        <w:widowControl w:val="0"/>
        <w:pBdr>
          <w:top w:val="nil"/>
          <w:left w:val="nil"/>
          <w:bottom w:val="nil"/>
          <w:right w:val="nil"/>
          <w:between w:val="nil"/>
        </w:pBdr>
        <w:ind w:left="0"/>
      </w:pPr>
    </w:p>
    <w:p w14:paraId="00000448" w14:textId="77777777" w:rsidR="00EC6469" w:rsidRDefault="001D5FD2">
      <w:r>
        <w:t>God Is Building Something Lasting</w:t>
      </w:r>
    </w:p>
    <w:p w14:paraId="00000449" w14:textId="77777777" w:rsidR="00EC6469" w:rsidRDefault="00EC6469">
      <w:pPr>
        <w:widowControl w:val="0"/>
        <w:pBdr>
          <w:top w:val="nil"/>
          <w:left w:val="nil"/>
          <w:bottom w:val="nil"/>
          <w:right w:val="nil"/>
          <w:between w:val="nil"/>
        </w:pBdr>
        <w:ind w:left="0"/>
      </w:pPr>
    </w:p>
    <w:p w14:paraId="0000044A" w14:textId="77777777" w:rsidR="00EC6469" w:rsidRDefault="001D5FD2">
      <w:r>
        <w:t>[abt-034]</w:t>
      </w:r>
    </w:p>
    <w:p w14:paraId="0000044B" w14:textId="77777777" w:rsidR="00EC6469" w:rsidRDefault="00EC6469">
      <w:pPr>
        <w:widowControl w:val="0"/>
        <w:pBdr>
          <w:top w:val="nil"/>
          <w:left w:val="nil"/>
          <w:bottom w:val="nil"/>
          <w:right w:val="nil"/>
          <w:between w:val="nil"/>
        </w:pBdr>
        <w:ind w:left="0"/>
      </w:pPr>
    </w:p>
    <w:p w14:paraId="0000044C" w14:textId="77777777" w:rsidR="00EC6469" w:rsidRDefault="001D5FD2">
      <w:r>
        <w:t>"There is a place where faith meets tradition, where God's healing touches the deepest wounds, and where hope rises from generations of silence. That place… is Lutheran Indian Ministries."</w:t>
      </w:r>
    </w:p>
    <w:p w14:paraId="0000044D" w14:textId="77777777" w:rsidR="00EC6469" w:rsidRDefault="00EC6469">
      <w:pPr>
        <w:widowControl w:val="0"/>
        <w:pBdr>
          <w:top w:val="nil"/>
          <w:left w:val="nil"/>
          <w:bottom w:val="nil"/>
          <w:right w:val="nil"/>
          <w:between w:val="nil"/>
        </w:pBdr>
        <w:ind w:left="0"/>
      </w:pPr>
    </w:p>
    <w:p w14:paraId="0000044E" w14:textId="77777777" w:rsidR="00EC6469" w:rsidRDefault="001D5FD2">
      <w:r>
        <w:t>[abt-035]</w:t>
      </w:r>
    </w:p>
    <w:p w14:paraId="0000044F" w14:textId="77777777" w:rsidR="00EC6469" w:rsidRDefault="00EC6469">
      <w:pPr>
        <w:widowControl w:val="0"/>
        <w:pBdr>
          <w:top w:val="nil"/>
          <w:left w:val="nil"/>
          <w:bottom w:val="nil"/>
          <w:right w:val="nil"/>
          <w:between w:val="nil"/>
        </w:pBdr>
        <w:ind w:left="0"/>
      </w:pPr>
    </w:p>
    <w:p w14:paraId="00000450" w14:textId="77777777" w:rsidR="00EC6469" w:rsidRDefault="001D5FD2">
      <w:r>
        <w:t>Led by Robert Heffle, Inupiaq Eskimo and Executive Director of LIM, our ministry is built on one conviction: that all healing comes from God, and that love is an action — not just an emotion.</w:t>
      </w:r>
    </w:p>
    <w:p w14:paraId="00000451" w14:textId="77777777" w:rsidR="00EC6469" w:rsidRDefault="00EC6469">
      <w:pPr>
        <w:widowControl w:val="0"/>
        <w:pBdr>
          <w:top w:val="nil"/>
          <w:left w:val="nil"/>
          <w:bottom w:val="nil"/>
          <w:right w:val="nil"/>
          <w:between w:val="nil"/>
        </w:pBdr>
        <w:ind w:left="0"/>
      </w:pPr>
    </w:p>
    <w:p w14:paraId="00000452" w14:textId="77777777" w:rsidR="00EC6469" w:rsidRDefault="001D5FD2">
      <w:r>
        <w:t>[abt-036]</w:t>
      </w:r>
    </w:p>
    <w:p w14:paraId="00000453" w14:textId="77777777" w:rsidR="00EC6469" w:rsidRDefault="00EC6469">
      <w:pPr>
        <w:widowControl w:val="0"/>
        <w:pBdr>
          <w:top w:val="nil"/>
          <w:left w:val="nil"/>
          <w:bottom w:val="nil"/>
          <w:right w:val="nil"/>
          <w:between w:val="nil"/>
        </w:pBdr>
        <w:ind w:left="0"/>
      </w:pPr>
    </w:p>
    <w:p w14:paraId="00000454" w14:textId="77777777" w:rsidR="00EC6469" w:rsidRDefault="001D5FD2">
      <w:r>
        <w:t>Robert's mother was from Kotzebue, Alaska — 35 miles above the Arctic Circle. This story is personal. It is ours.</w:t>
      </w:r>
    </w:p>
    <w:p w14:paraId="00000455" w14:textId="77777777" w:rsidR="00EC6469" w:rsidRDefault="00EC6469">
      <w:pPr>
        <w:widowControl w:val="0"/>
        <w:pBdr>
          <w:top w:val="nil"/>
          <w:left w:val="nil"/>
          <w:bottom w:val="nil"/>
          <w:right w:val="nil"/>
          <w:between w:val="nil"/>
        </w:pBdr>
        <w:ind w:left="0"/>
      </w:pPr>
    </w:p>
    <w:p w14:paraId="00000456" w14:textId="77777777" w:rsidR="00EC6469" w:rsidRDefault="001D5FD2">
      <w:r>
        <w:t>[abt-037]</w:t>
      </w:r>
    </w:p>
    <w:p w14:paraId="00000457" w14:textId="77777777" w:rsidR="00EC6469" w:rsidRDefault="00EC6469">
      <w:pPr>
        <w:widowControl w:val="0"/>
        <w:pBdr>
          <w:top w:val="nil"/>
          <w:left w:val="nil"/>
          <w:bottom w:val="nil"/>
          <w:right w:val="nil"/>
          <w:between w:val="nil"/>
        </w:pBdr>
        <w:ind w:left="0"/>
      </w:pPr>
    </w:p>
    <w:p w14:paraId="00000458" w14:textId="77777777" w:rsidR="00EC6469" w:rsidRDefault="001D5FD2">
      <w:r>
        <w:t>Watch Full Video</w:t>
      </w:r>
    </w:p>
    <w:p w14:paraId="00000459" w14:textId="77777777" w:rsidR="00EC6469" w:rsidRDefault="00EC6469">
      <w:pPr>
        <w:widowControl w:val="0"/>
        <w:pBdr>
          <w:top w:val="nil"/>
          <w:left w:val="nil"/>
          <w:bottom w:val="nil"/>
          <w:right w:val="nil"/>
          <w:between w:val="nil"/>
        </w:pBdr>
        <w:ind w:left="0"/>
      </w:pPr>
    </w:p>
    <w:p w14:paraId="0000045A" w14:textId="77777777" w:rsidR="00EC6469" w:rsidRDefault="001D5FD2">
      <w:r>
        <w:t>[abt-038]</w:t>
      </w:r>
    </w:p>
    <w:p w14:paraId="0000045B" w14:textId="77777777" w:rsidR="00EC6469" w:rsidRDefault="00EC6469">
      <w:pPr>
        <w:widowControl w:val="0"/>
        <w:pBdr>
          <w:top w:val="nil"/>
          <w:left w:val="nil"/>
          <w:bottom w:val="nil"/>
          <w:right w:val="nil"/>
          <w:between w:val="nil"/>
        </w:pBdr>
        <w:ind w:left="0"/>
      </w:pPr>
    </w:p>
    <w:p w14:paraId="0000045C" w14:textId="77777777" w:rsidR="00EC6469" w:rsidRDefault="001D5FD2">
      <w:r>
        <w:t>Partner With Us</w:t>
      </w:r>
    </w:p>
    <w:p w14:paraId="0000045D" w14:textId="77777777" w:rsidR="00EC6469" w:rsidRDefault="00EC6469">
      <w:pPr>
        <w:widowControl w:val="0"/>
        <w:pBdr>
          <w:top w:val="nil"/>
          <w:left w:val="nil"/>
          <w:bottom w:val="nil"/>
          <w:right w:val="nil"/>
          <w:between w:val="nil"/>
        </w:pBdr>
        <w:ind w:left="0"/>
      </w:pPr>
    </w:p>
    <w:p w14:paraId="0000045E" w14:textId="77777777" w:rsidR="00EC6469" w:rsidRDefault="001D5FD2">
      <w:pPr>
        <w:pStyle w:val="Heading3"/>
      </w:pPr>
      <w:bookmarkStart w:id="178" w:name="_bi3bw71te4cp" w:colFirst="0" w:colLast="0"/>
      <w:bookmarkEnd w:id="178"/>
      <w:r>
        <w:t>Three Pillars Of Ministry</w:t>
      </w:r>
    </w:p>
    <w:p w14:paraId="0000045F" w14:textId="77777777" w:rsidR="00EC6469" w:rsidRDefault="001D5FD2">
      <w:r>
        <w:t>[abt-039]</w:t>
      </w:r>
    </w:p>
    <w:p w14:paraId="00000460" w14:textId="77777777" w:rsidR="00EC6469" w:rsidRDefault="00EC6469">
      <w:pPr>
        <w:widowControl w:val="0"/>
        <w:pBdr>
          <w:top w:val="nil"/>
          <w:left w:val="nil"/>
          <w:bottom w:val="nil"/>
          <w:right w:val="nil"/>
          <w:between w:val="nil"/>
        </w:pBdr>
        <w:ind w:left="0"/>
      </w:pPr>
    </w:p>
    <w:p w14:paraId="00000461" w14:textId="77777777" w:rsidR="00EC6469" w:rsidRDefault="001D5FD2">
      <w:r>
        <w:t>Three Pillars of Ministry</w:t>
      </w:r>
    </w:p>
    <w:p w14:paraId="00000462" w14:textId="77777777" w:rsidR="00EC6469" w:rsidRDefault="00EC6469">
      <w:pPr>
        <w:widowControl w:val="0"/>
        <w:pBdr>
          <w:top w:val="nil"/>
          <w:left w:val="nil"/>
          <w:bottom w:val="nil"/>
          <w:right w:val="nil"/>
          <w:between w:val="nil"/>
        </w:pBdr>
        <w:ind w:left="0"/>
      </w:pPr>
    </w:p>
    <w:p w14:paraId="00000463" w14:textId="77777777" w:rsidR="00EC6469" w:rsidRDefault="001D5FD2">
      <w:r>
        <w:t>[abt-040]</w:t>
      </w:r>
    </w:p>
    <w:p w14:paraId="00000464" w14:textId="77777777" w:rsidR="00EC6469" w:rsidRDefault="00EC6469">
      <w:pPr>
        <w:widowControl w:val="0"/>
        <w:pBdr>
          <w:top w:val="nil"/>
          <w:left w:val="nil"/>
          <w:bottom w:val="nil"/>
          <w:right w:val="nil"/>
          <w:between w:val="nil"/>
        </w:pBdr>
        <w:ind w:left="0"/>
      </w:pPr>
    </w:p>
    <w:p w14:paraId="00000465" w14:textId="77777777" w:rsidR="00EC6469" w:rsidRDefault="001D5FD2">
      <w:r>
        <w:t>LIM's work rests on three core commitments. Each one supports the others.</w:t>
      </w:r>
    </w:p>
    <w:p w14:paraId="00000466" w14:textId="77777777" w:rsidR="00EC6469" w:rsidRDefault="00EC6469">
      <w:pPr>
        <w:widowControl w:val="0"/>
        <w:pBdr>
          <w:top w:val="nil"/>
          <w:left w:val="nil"/>
          <w:bottom w:val="nil"/>
          <w:right w:val="nil"/>
          <w:between w:val="nil"/>
        </w:pBdr>
        <w:ind w:left="0"/>
      </w:pPr>
    </w:p>
    <w:p w14:paraId="00000467" w14:textId="77777777" w:rsidR="00EC6469" w:rsidRDefault="001D5FD2">
      <w:pPr>
        <w:pStyle w:val="Heading3"/>
      </w:pPr>
      <w:bookmarkStart w:id="179" w:name="_8bw1yvaa41h0" w:colFirst="0" w:colLast="0"/>
      <w:bookmarkEnd w:id="179"/>
      <w:r>
        <w:t>Article</w:t>
      </w:r>
    </w:p>
    <w:p w14:paraId="00000468" w14:textId="77777777" w:rsidR="00EC6469" w:rsidRDefault="001D5FD2">
      <w:r>
        <w:t>[abt-041]</w:t>
      </w:r>
    </w:p>
    <w:p w14:paraId="00000469" w14:textId="77777777" w:rsidR="00EC6469" w:rsidRDefault="00EC6469">
      <w:pPr>
        <w:widowControl w:val="0"/>
        <w:pBdr>
          <w:top w:val="nil"/>
          <w:left w:val="nil"/>
          <w:bottom w:val="nil"/>
          <w:right w:val="nil"/>
          <w:between w:val="nil"/>
        </w:pBdr>
        <w:ind w:left="0"/>
      </w:pPr>
    </w:p>
    <w:p w14:paraId="0000046A" w14:textId="77777777" w:rsidR="00EC6469" w:rsidRDefault="001D5FD2">
      <w:r>
        <w:t>Proclaim</w:t>
      </w:r>
    </w:p>
    <w:p w14:paraId="0000046B" w14:textId="77777777" w:rsidR="00EC6469" w:rsidRDefault="00EC6469">
      <w:pPr>
        <w:widowControl w:val="0"/>
        <w:pBdr>
          <w:top w:val="nil"/>
          <w:left w:val="nil"/>
          <w:bottom w:val="nil"/>
          <w:right w:val="nil"/>
          <w:between w:val="nil"/>
        </w:pBdr>
        <w:ind w:left="0"/>
      </w:pPr>
    </w:p>
    <w:p w14:paraId="0000046C" w14:textId="77777777" w:rsidR="00EC6469" w:rsidRDefault="001D5FD2">
      <w:r>
        <w:t>[abt-042]</w:t>
      </w:r>
    </w:p>
    <w:p w14:paraId="0000046D" w14:textId="77777777" w:rsidR="00EC6469" w:rsidRDefault="00EC6469">
      <w:pPr>
        <w:widowControl w:val="0"/>
        <w:pBdr>
          <w:top w:val="nil"/>
          <w:left w:val="nil"/>
          <w:bottom w:val="nil"/>
          <w:right w:val="nil"/>
          <w:between w:val="nil"/>
        </w:pBdr>
        <w:ind w:left="0"/>
      </w:pPr>
    </w:p>
    <w:p w14:paraId="0000046E" w14:textId="77777777" w:rsidR="00EC6469" w:rsidRDefault="001D5FD2">
      <w:r>
        <w:t>Sharing the Gospel in ways rooted in Native culture — honoring Native traditions as vessels of God's grace. God speaks to Native hearts in Native ways. We travel by road, plane, boat, and snowmachine — going only by invitation.</w:t>
      </w:r>
    </w:p>
    <w:p w14:paraId="0000046F" w14:textId="77777777" w:rsidR="00EC6469" w:rsidRDefault="00EC6469">
      <w:pPr>
        <w:widowControl w:val="0"/>
        <w:pBdr>
          <w:top w:val="nil"/>
          <w:left w:val="nil"/>
          <w:bottom w:val="nil"/>
          <w:right w:val="nil"/>
          <w:between w:val="nil"/>
        </w:pBdr>
        <w:ind w:left="0"/>
      </w:pPr>
    </w:p>
    <w:p w14:paraId="00000470" w14:textId="77777777" w:rsidR="00EC6469" w:rsidRDefault="001D5FD2">
      <w:r>
        <w:t>[abt-043]</w:t>
      </w:r>
    </w:p>
    <w:p w14:paraId="00000471" w14:textId="77777777" w:rsidR="00EC6469" w:rsidRDefault="00EC6469">
      <w:pPr>
        <w:widowControl w:val="0"/>
        <w:pBdr>
          <w:top w:val="nil"/>
          <w:left w:val="nil"/>
          <w:bottom w:val="nil"/>
          <w:right w:val="nil"/>
          <w:between w:val="nil"/>
        </w:pBdr>
        <w:ind w:left="0"/>
      </w:pPr>
    </w:p>
    <w:p w14:paraId="00000472" w14:textId="77777777" w:rsidR="00EC6469" w:rsidRDefault="001D5FD2">
      <w:r>
        <w:t>Disciple</w:t>
      </w:r>
    </w:p>
    <w:p w14:paraId="00000473" w14:textId="77777777" w:rsidR="00EC6469" w:rsidRDefault="00EC6469">
      <w:pPr>
        <w:widowControl w:val="0"/>
        <w:pBdr>
          <w:top w:val="nil"/>
          <w:left w:val="nil"/>
          <w:bottom w:val="nil"/>
          <w:right w:val="nil"/>
          <w:between w:val="nil"/>
        </w:pBdr>
        <w:ind w:left="0"/>
      </w:pPr>
    </w:p>
    <w:p w14:paraId="00000474" w14:textId="77777777" w:rsidR="00EC6469" w:rsidRDefault="001D5FD2">
      <w:r>
        <w:t>[abt-044]</w:t>
      </w:r>
    </w:p>
    <w:p w14:paraId="00000475" w14:textId="77777777" w:rsidR="00EC6469" w:rsidRDefault="00EC6469">
      <w:pPr>
        <w:widowControl w:val="0"/>
        <w:pBdr>
          <w:top w:val="nil"/>
          <w:left w:val="nil"/>
          <w:bottom w:val="nil"/>
          <w:right w:val="nil"/>
          <w:between w:val="nil"/>
        </w:pBdr>
        <w:ind w:left="0"/>
      </w:pPr>
    </w:p>
    <w:p w14:paraId="00000476" w14:textId="77777777" w:rsidR="00EC6469" w:rsidRDefault="001D5FD2">
      <w:r>
        <w:t>Developing Native leaders through campus ministry at Haskell Indian Nations University — serving students representing 575 tribes. A home away from home: meals, Bible studies, mentorship, and the reminder that you don't have to change to be loved by God.</w:t>
      </w:r>
    </w:p>
    <w:p w14:paraId="00000477" w14:textId="77777777" w:rsidR="00EC6469" w:rsidRDefault="00EC6469">
      <w:pPr>
        <w:widowControl w:val="0"/>
        <w:pBdr>
          <w:top w:val="nil"/>
          <w:left w:val="nil"/>
          <w:bottom w:val="nil"/>
          <w:right w:val="nil"/>
          <w:between w:val="nil"/>
        </w:pBdr>
        <w:ind w:left="0"/>
      </w:pPr>
    </w:p>
    <w:p w14:paraId="00000478" w14:textId="77777777" w:rsidR="00EC6469" w:rsidRDefault="001D5FD2">
      <w:r>
        <w:t>[abt-045]</w:t>
      </w:r>
    </w:p>
    <w:p w14:paraId="00000479" w14:textId="77777777" w:rsidR="00EC6469" w:rsidRDefault="00EC6469">
      <w:pPr>
        <w:widowControl w:val="0"/>
        <w:pBdr>
          <w:top w:val="nil"/>
          <w:left w:val="nil"/>
          <w:bottom w:val="nil"/>
          <w:right w:val="nil"/>
          <w:between w:val="nil"/>
        </w:pBdr>
        <w:ind w:left="0"/>
      </w:pPr>
    </w:p>
    <w:p w14:paraId="0000047A" w14:textId="77777777" w:rsidR="00EC6469" w:rsidRDefault="001D5FD2">
      <w:r>
        <w:t>Heal</w:t>
      </w:r>
    </w:p>
    <w:p w14:paraId="0000047B" w14:textId="77777777" w:rsidR="00EC6469" w:rsidRDefault="00EC6469">
      <w:pPr>
        <w:widowControl w:val="0"/>
        <w:pBdr>
          <w:top w:val="nil"/>
          <w:left w:val="nil"/>
          <w:bottom w:val="nil"/>
          <w:right w:val="nil"/>
          <w:between w:val="nil"/>
        </w:pBdr>
        <w:ind w:left="0"/>
      </w:pPr>
    </w:p>
    <w:p w14:paraId="0000047C" w14:textId="77777777" w:rsidR="00EC6469" w:rsidRDefault="001D5FD2">
      <w:r>
        <w:lastRenderedPageBreak/>
        <w:t>[abt-046]</w:t>
      </w:r>
    </w:p>
    <w:p w14:paraId="0000047D" w14:textId="77777777" w:rsidR="00EC6469" w:rsidRDefault="00EC6469">
      <w:pPr>
        <w:widowControl w:val="0"/>
        <w:pBdr>
          <w:top w:val="nil"/>
          <w:left w:val="nil"/>
          <w:bottom w:val="nil"/>
          <w:right w:val="nil"/>
          <w:between w:val="nil"/>
        </w:pBdr>
        <w:ind w:left="0"/>
      </w:pPr>
    </w:p>
    <w:p w14:paraId="0000047E" w14:textId="77777777" w:rsidR="00EC6469" w:rsidRDefault="001D5FD2">
      <w:r>
        <w:t>A Bible-based small group program for deep wounds from boarding schools, family separation, and generations of loss. Sessions offered at reservations, villages, cities, and online across Native communities.</w:t>
      </w:r>
    </w:p>
    <w:p w14:paraId="0000047F" w14:textId="77777777" w:rsidR="00EC6469" w:rsidRDefault="00EC6469">
      <w:pPr>
        <w:widowControl w:val="0"/>
        <w:pBdr>
          <w:top w:val="nil"/>
          <w:left w:val="nil"/>
          <w:bottom w:val="nil"/>
          <w:right w:val="nil"/>
          <w:between w:val="nil"/>
        </w:pBdr>
        <w:ind w:left="0"/>
      </w:pPr>
    </w:p>
    <w:p w14:paraId="00000480" w14:textId="77777777" w:rsidR="00EC6469" w:rsidRDefault="001D5FD2">
      <w:pPr>
        <w:pStyle w:val="Heading3"/>
      </w:pPr>
      <w:bookmarkStart w:id="180" w:name="_hu4ov8yrmf2w" w:colFirst="0" w:colLast="0"/>
      <w:bookmarkEnd w:id="180"/>
      <w:r>
        <w:t>Stories Of Transformation</w:t>
      </w:r>
    </w:p>
    <w:p w14:paraId="00000481" w14:textId="77777777" w:rsidR="00EC6469" w:rsidRDefault="001D5FD2">
      <w:r>
        <w:t>[abt-047]</w:t>
      </w:r>
    </w:p>
    <w:p w14:paraId="00000482" w14:textId="77777777" w:rsidR="00EC6469" w:rsidRDefault="00EC6469">
      <w:pPr>
        <w:widowControl w:val="0"/>
        <w:pBdr>
          <w:top w:val="nil"/>
          <w:left w:val="nil"/>
          <w:bottom w:val="nil"/>
          <w:right w:val="nil"/>
          <w:between w:val="nil"/>
        </w:pBdr>
        <w:ind w:left="0"/>
      </w:pPr>
    </w:p>
    <w:p w14:paraId="00000483" w14:textId="77777777" w:rsidR="00EC6469" w:rsidRDefault="001D5FD2">
      <w:r>
        <w:t>Stories of Transformation</w:t>
      </w:r>
    </w:p>
    <w:p w14:paraId="00000484" w14:textId="77777777" w:rsidR="00EC6469" w:rsidRDefault="00EC6469">
      <w:pPr>
        <w:widowControl w:val="0"/>
        <w:pBdr>
          <w:top w:val="nil"/>
          <w:left w:val="nil"/>
          <w:bottom w:val="nil"/>
          <w:right w:val="nil"/>
          <w:between w:val="nil"/>
        </w:pBdr>
        <w:ind w:left="0"/>
      </w:pPr>
    </w:p>
    <w:p w14:paraId="00000485" w14:textId="77777777" w:rsidR="00EC6469" w:rsidRDefault="001D5FD2">
      <w:r>
        <w:t>[abt-048]</w:t>
      </w:r>
    </w:p>
    <w:p w14:paraId="00000486" w14:textId="77777777" w:rsidR="00EC6469" w:rsidRDefault="00EC6469">
      <w:pPr>
        <w:widowControl w:val="0"/>
        <w:pBdr>
          <w:top w:val="nil"/>
          <w:left w:val="nil"/>
          <w:bottom w:val="nil"/>
          <w:right w:val="nil"/>
          <w:between w:val="nil"/>
        </w:pBdr>
        <w:ind w:left="0"/>
      </w:pPr>
    </w:p>
    <w:p w14:paraId="00000487" w14:textId="77777777" w:rsidR="00EC6469" w:rsidRDefault="001D5FD2">
      <w:r>
        <w:t>These are not programs. These are people. And God is moving — one life, one relationship, one scripture at a time.</w:t>
      </w:r>
    </w:p>
    <w:p w14:paraId="00000488" w14:textId="77777777" w:rsidR="00EC6469" w:rsidRDefault="00EC6469">
      <w:pPr>
        <w:widowControl w:val="0"/>
        <w:pBdr>
          <w:top w:val="nil"/>
          <w:left w:val="nil"/>
          <w:bottom w:val="nil"/>
          <w:right w:val="nil"/>
          <w:between w:val="nil"/>
        </w:pBdr>
        <w:ind w:left="0"/>
      </w:pPr>
    </w:p>
    <w:p w14:paraId="00000489" w14:textId="77777777" w:rsidR="00EC6469" w:rsidRDefault="001D5FD2">
      <w:r>
        <w:t>[abt-049]</w:t>
      </w:r>
    </w:p>
    <w:p w14:paraId="0000048A" w14:textId="77777777" w:rsidR="00EC6469" w:rsidRDefault="00EC6469">
      <w:pPr>
        <w:widowControl w:val="0"/>
        <w:pBdr>
          <w:top w:val="nil"/>
          <w:left w:val="nil"/>
          <w:bottom w:val="nil"/>
          <w:right w:val="nil"/>
          <w:between w:val="nil"/>
        </w:pBdr>
        <w:ind w:left="0"/>
      </w:pPr>
    </w:p>
    <w:p w14:paraId="0000048B" w14:textId="77777777" w:rsidR="00EC6469" w:rsidRDefault="001D5FD2">
      <w:r>
        <w:t>Roberta Richardson (Kitgruak) — Anchorage, AK</w:t>
      </w:r>
    </w:p>
    <w:p w14:paraId="0000048C" w14:textId="77777777" w:rsidR="00EC6469" w:rsidRDefault="00EC6469">
      <w:pPr>
        <w:widowControl w:val="0"/>
        <w:pBdr>
          <w:top w:val="nil"/>
          <w:left w:val="nil"/>
          <w:bottom w:val="nil"/>
          <w:right w:val="nil"/>
          <w:between w:val="nil"/>
        </w:pBdr>
        <w:ind w:left="0"/>
      </w:pPr>
    </w:p>
    <w:p w14:paraId="0000048D" w14:textId="77777777" w:rsidR="00EC6469" w:rsidRDefault="001D5FD2">
      <w:r>
        <w:t>[abt-050]</w:t>
      </w:r>
    </w:p>
    <w:p w14:paraId="0000048E" w14:textId="77777777" w:rsidR="00EC6469" w:rsidRDefault="00EC6469">
      <w:pPr>
        <w:widowControl w:val="0"/>
        <w:pBdr>
          <w:top w:val="nil"/>
          <w:left w:val="nil"/>
          <w:bottom w:val="nil"/>
          <w:right w:val="nil"/>
          <w:between w:val="nil"/>
        </w:pBdr>
        <w:ind w:left="0"/>
      </w:pPr>
    </w:p>
    <w:p w14:paraId="0000048F" w14:textId="77777777" w:rsidR="00EC6469" w:rsidRDefault="001D5FD2">
      <w:r>
        <w:t>"I wish I could have done Healing the Wounds of Trauma decades ago… but we experience freedom when the time is right. I got to let go of deep hurts and disappointments I've had my entire life. Talk about freedom. Oh, the freedom. I have a hard time putting into words how you feel so much lighter — how you are not shackled anymore."</w:t>
      </w:r>
    </w:p>
    <w:p w14:paraId="00000490" w14:textId="77777777" w:rsidR="00EC6469" w:rsidRDefault="00EC6469">
      <w:pPr>
        <w:widowControl w:val="0"/>
        <w:pBdr>
          <w:top w:val="nil"/>
          <w:left w:val="nil"/>
          <w:bottom w:val="nil"/>
          <w:right w:val="nil"/>
          <w:between w:val="nil"/>
        </w:pBdr>
        <w:ind w:left="0"/>
      </w:pPr>
    </w:p>
    <w:p w14:paraId="00000491" w14:textId="77777777" w:rsidR="00EC6469" w:rsidRDefault="001D5FD2">
      <w:r>
        <w:t>[abt-051]</w:t>
      </w:r>
    </w:p>
    <w:p w14:paraId="00000492" w14:textId="77777777" w:rsidR="00EC6469" w:rsidRDefault="00EC6469">
      <w:pPr>
        <w:widowControl w:val="0"/>
        <w:pBdr>
          <w:top w:val="nil"/>
          <w:left w:val="nil"/>
          <w:bottom w:val="nil"/>
          <w:right w:val="nil"/>
          <w:between w:val="nil"/>
        </w:pBdr>
        <w:ind w:left="0"/>
      </w:pPr>
    </w:p>
    <w:p w14:paraId="00000493" w14:textId="77777777" w:rsidR="00EC6469" w:rsidRDefault="001D5FD2">
      <w:r>
        <w:t>Leo Grass — Keetowah Cherokee &amp; Western Shoshone</w:t>
      </w:r>
    </w:p>
    <w:p w14:paraId="00000494" w14:textId="77777777" w:rsidR="00EC6469" w:rsidRDefault="00EC6469">
      <w:pPr>
        <w:widowControl w:val="0"/>
        <w:pBdr>
          <w:top w:val="nil"/>
          <w:left w:val="nil"/>
          <w:bottom w:val="nil"/>
          <w:right w:val="nil"/>
          <w:between w:val="nil"/>
        </w:pBdr>
        <w:ind w:left="0"/>
      </w:pPr>
    </w:p>
    <w:p w14:paraId="00000495" w14:textId="77777777" w:rsidR="00EC6469" w:rsidRDefault="001D5FD2">
      <w:r>
        <w:t>[abt-052]</w:t>
      </w:r>
    </w:p>
    <w:p w14:paraId="00000496" w14:textId="77777777" w:rsidR="00EC6469" w:rsidRDefault="00EC6469">
      <w:pPr>
        <w:widowControl w:val="0"/>
        <w:pBdr>
          <w:top w:val="nil"/>
          <w:left w:val="nil"/>
          <w:bottom w:val="nil"/>
          <w:right w:val="nil"/>
          <w:between w:val="nil"/>
        </w:pBdr>
        <w:ind w:left="0"/>
      </w:pPr>
    </w:p>
    <w:p w14:paraId="00000497" w14:textId="77777777" w:rsidR="00EC6469" w:rsidRDefault="001D5FD2">
      <w:r>
        <w:lastRenderedPageBreak/>
        <w:t>Leo visited Haskell LIGHT and met director Pola Farve — herself a Haskell graduate. One day, Leo asked for a Bible. Touched by the moment, he shared it on social media. Leo began reading — and didn't stop. Today, Leo walks a new path guided by faith. What starts as comfort becomes a calling.</w:t>
      </w:r>
    </w:p>
    <w:p w14:paraId="00000498" w14:textId="77777777" w:rsidR="00EC6469" w:rsidRDefault="00EC6469">
      <w:pPr>
        <w:widowControl w:val="0"/>
        <w:pBdr>
          <w:top w:val="nil"/>
          <w:left w:val="nil"/>
          <w:bottom w:val="nil"/>
          <w:right w:val="nil"/>
          <w:between w:val="nil"/>
        </w:pBdr>
        <w:ind w:left="0"/>
      </w:pPr>
    </w:p>
    <w:p w14:paraId="00000499" w14:textId="77777777" w:rsidR="00EC6469" w:rsidRDefault="001D5FD2">
      <w:pPr>
        <w:pStyle w:val="Heading3"/>
      </w:pPr>
      <w:bookmarkStart w:id="181" w:name="_s3jqppxwsbsx" w:colFirst="0" w:colLast="0"/>
      <w:bookmarkEnd w:id="181"/>
      <w:r>
        <w:t>Our History</w:t>
      </w:r>
    </w:p>
    <w:p w14:paraId="0000049A" w14:textId="77777777" w:rsidR="00EC6469" w:rsidRDefault="001D5FD2">
      <w:r>
        <w:t>[abt-053]</w:t>
      </w:r>
    </w:p>
    <w:p w14:paraId="0000049B" w14:textId="77777777" w:rsidR="00EC6469" w:rsidRDefault="00EC6469">
      <w:pPr>
        <w:widowControl w:val="0"/>
        <w:pBdr>
          <w:top w:val="nil"/>
          <w:left w:val="nil"/>
          <w:bottom w:val="nil"/>
          <w:right w:val="nil"/>
          <w:between w:val="nil"/>
        </w:pBdr>
        <w:ind w:left="0"/>
      </w:pPr>
    </w:p>
    <w:p w14:paraId="0000049C" w14:textId="62A97254" w:rsidR="00EC6469" w:rsidRDefault="001D5FD2">
      <w:r>
        <w:t>40 Years of Walking Alongside</w:t>
      </w:r>
      <w:r w:rsidR="00742057">
        <w:t xml:space="preserve"> Native people</w:t>
      </w:r>
      <w:r>
        <w:t>.</w:t>
      </w:r>
    </w:p>
    <w:p w14:paraId="0000049D" w14:textId="77777777" w:rsidR="00EC6469" w:rsidRDefault="00EC6469">
      <w:pPr>
        <w:widowControl w:val="0"/>
        <w:pBdr>
          <w:top w:val="nil"/>
          <w:left w:val="nil"/>
          <w:bottom w:val="nil"/>
          <w:right w:val="nil"/>
          <w:between w:val="nil"/>
        </w:pBdr>
        <w:ind w:left="0"/>
      </w:pPr>
    </w:p>
    <w:p w14:paraId="0000049E" w14:textId="77777777" w:rsidR="00EC6469" w:rsidRDefault="001D5FD2">
      <w:r>
        <w:t>[abt-054]</w:t>
      </w:r>
    </w:p>
    <w:p w14:paraId="0000049F" w14:textId="77777777" w:rsidR="00EC6469" w:rsidRDefault="00EC6469">
      <w:pPr>
        <w:widowControl w:val="0"/>
        <w:pBdr>
          <w:top w:val="nil"/>
          <w:left w:val="nil"/>
          <w:bottom w:val="nil"/>
          <w:right w:val="nil"/>
          <w:between w:val="nil"/>
        </w:pBdr>
        <w:ind w:left="0"/>
      </w:pPr>
    </w:p>
    <w:p w14:paraId="000004A0" w14:textId="75B8390F" w:rsidR="00EC6469" w:rsidRDefault="001D5FD2">
      <w:r>
        <w:t>Lutheran Indian Ministries began in 1985 — first called the Lutheran Association of Missionaries and Pilots. We were renamed in 2010 to better reflect the people we serve. For 40 years, we have walked with Native people</w:t>
      </w:r>
      <w:del w:id="182" w:author="Robert Heffle" w:date="2026-05-07T10:23:00Z">
        <w:r w:rsidDel="00AE0CF4">
          <w:delText xml:space="preserve"> not as outsiders, but as partners, </w:delText>
        </w:r>
        <w:r w:rsidDel="00AE0CF4">
          <w:rPr>
            <w:highlight w:val="yellow"/>
          </w:rPr>
          <w:delText>learners?</w:delText>
        </w:r>
        <w:r w:rsidDel="00AE0CF4">
          <w:delText xml:space="preserve">, and </w:delText>
        </w:r>
        <w:commentRangeStart w:id="183"/>
        <w:r w:rsidDel="00AE0CF4">
          <w:delText>friends</w:delText>
        </w:r>
      </w:del>
      <w:commentRangeEnd w:id="183"/>
      <w:r w:rsidR="00AE0CF4">
        <w:rPr>
          <w:rStyle w:val="CommentReference"/>
          <w:sz w:val="26"/>
          <w:szCs w:val="26"/>
        </w:rPr>
        <w:commentReference w:id="183"/>
      </w:r>
      <w:r>
        <w:t>.</w:t>
      </w:r>
    </w:p>
    <w:p w14:paraId="000004A1" w14:textId="77777777" w:rsidR="00EC6469" w:rsidRDefault="00EC6469">
      <w:pPr>
        <w:widowControl w:val="0"/>
        <w:pBdr>
          <w:top w:val="nil"/>
          <w:left w:val="nil"/>
          <w:bottom w:val="nil"/>
          <w:right w:val="nil"/>
          <w:between w:val="nil"/>
        </w:pBdr>
        <w:ind w:left="0"/>
      </w:pPr>
    </w:p>
    <w:p w14:paraId="000004A2" w14:textId="77777777" w:rsidR="00EC6469" w:rsidRDefault="001D5FD2">
      <w:r>
        <w:t>[abt-055]</w:t>
      </w:r>
    </w:p>
    <w:p w14:paraId="000004A3" w14:textId="77777777" w:rsidR="00EC6469" w:rsidRDefault="00EC6469">
      <w:pPr>
        <w:widowControl w:val="0"/>
        <w:pBdr>
          <w:top w:val="nil"/>
          <w:left w:val="nil"/>
          <w:bottom w:val="nil"/>
          <w:right w:val="nil"/>
          <w:between w:val="nil"/>
        </w:pBdr>
        <w:ind w:left="0"/>
      </w:pPr>
    </w:p>
    <w:p w14:paraId="000004A4" w14:textId="77777777" w:rsidR="00EC6469" w:rsidRDefault="001D5FD2">
      <w:r>
        <w:t>Haskell's roots. Haskell Indian Nations University founded as a boarding school during forced assimilation. Today a federally funded university — and a symbol of cultural resilience serving students from 575 tribes.</w:t>
      </w:r>
    </w:p>
    <w:p w14:paraId="000004A5" w14:textId="77777777" w:rsidR="00EC6469" w:rsidRDefault="00EC6469">
      <w:pPr>
        <w:widowControl w:val="0"/>
        <w:pBdr>
          <w:top w:val="nil"/>
          <w:left w:val="nil"/>
          <w:bottom w:val="nil"/>
          <w:right w:val="nil"/>
          <w:between w:val="nil"/>
        </w:pBdr>
        <w:ind w:left="0"/>
      </w:pPr>
    </w:p>
    <w:p w14:paraId="000004A6" w14:textId="77777777" w:rsidR="00EC6469" w:rsidRDefault="001D5FD2">
      <w:r>
        <w:t>[abt-056]</w:t>
      </w:r>
    </w:p>
    <w:p w14:paraId="000004A7" w14:textId="77777777" w:rsidR="00EC6469" w:rsidRDefault="00EC6469">
      <w:pPr>
        <w:widowControl w:val="0"/>
        <w:pBdr>
          <w:top w:val="nil"/>
          <w:left w:val="nil"/>
          <w:bottom w:val="nil"/>
          <w:right w:val="nil"/>
          <w:between w:val="nil"/>
        </w:pBdr>
        <w:ind w:left="0"/>
      </w:pPr>
    </w:p>
    <w:p w14:paraId="000004A8" w14:textId="77777777" w:rsidR="00EC6469" w:rsidRDefault="001D5FD2">
      <w:r>
        <w:t>Founded as the Lutheran Association of Missionaries and Pilots — a ministry rooted in reaching remote Native communities, traveling by small plane across Alaska and the rural West.</w:t>
      </w:r>
    </w:p>
    <w:p w14:paraId="000004A9" w14:textId="77777777" w:rsidR="00EC6469" w:rsidRDefault="00EC6469">
      <w:pPr>
        <w:widowControl w:val="0"/>
        <w:pBdr>
          <w:top w:val="nil"/>
          <w:left w:val="nil"/>
          <w:bottom w:val="nil"/>
          <w:right w:val="nil"/>
          <w:between w:val="nil"/>
        </w:pBdr>
        <w:ind w:left="0"/>
      </w:pPr>
    </w:p>
    <w:p w14:paraId="000004AA" w14:textId="77777777" w:rsidR="00EC6469" w:rsidRDefault="001D5FD2">
      <w:r>
        <w:t>[abt-057]</w:t>
      </w:r>
    </w:p>
    <w:p w14:paraId="000004AB" w14:textId="77777777" w:rsidR="00EC6469" w:rsidRDefault="00EC6469">
      <w:pPr>
        <w:widowControl w:val="0"/>
        <w:pBdr>
          <w:top w:val="nil"/>
          <w:left w:val="nil"/>
          <w:bottom w:val="nil"/>
          <w:right w:val="nil"/>
          <w:between w:val="nil"/>
        </w:pBdr>
        <w:ind w:left="0"/>
      </w:pPr>
    </w:p>
    <w:p w14:paraId="000004AC" w14:textId="77777777" w:rsidR="00EC6469" w:rsidRDefault="001D5FD2">
      <w:r>
        <w:t>Renamed to Lutheran Indian Ministries — more accurately reflecting the breadth of Native communities we serve continuing the relational, people-first nature of the work.</w:t>
      </w:r>
    </w:p>
    <w:p w14:paraId="000004AD" w14:textId="77777777" w:rsidR="00EC6469" w:rsidRDefault="00EC6469">
      <w:pPr>
        <w:widowControl w:val="0"/>
        <w:pBdr>
          <w:top w:val="nil"/>
          <w:left w:val="nil"/>
          <w:bottom w:val="nil"/>
          <w:right w:val="nil"/>
          <w:between w:val="nil"/>
        </w:pBdr>
        <w:ind w:left="0"/>
      </w:pPr>
    </w:p>
    <w:p w14:paraId="000004AE" w14:textId="77777777" w:rsidR="00EC6469" w:rsidRDefault="001D5FD2">
      <w:r>
        <w:t>[abt-058]</w:t>
      </w:r>
    </w:p>
    <w:p w14:paraId="000004AF" w14:textId="77777777" w:rsidR="00EC6469" w:rsidRDefault="00EC6469">
      <w:pPr>
        <w:widowControl w:val="0"/>
        <w:pBdr>
          <w:top w:val="nil"/>
          <w:left w:val="nil"/>
          <w:bottom w:val="nil"/>
          <w:right w:val="nil"/>
          <w:between w:val="nil"/>
        </w:pBdr>
        <w:ind w:left="0"/>
      </w:pPr>
    </w:p>
    <w:p w14:paraId="000004B0" w14:textId="77777777" w:rsidR="00EC6469" w:rsidRDefault="001D5FD2">
      <w:r>
        <w:t>575 tribal communities — proclaiming the Gospel, discipling leaders at Haskell, and bringing healing groups to reservations, villages, urban centers, and online</w:t>
      </w:r>
    </w:p>
    <w:p w14:paraId="000004B1" w14:textId="77777777" w:rsidR="00EC6469" w:rsidRDefault="00EC6469">
      <w:pPr>
        <w:widowControl w:val="0"/>
        <w:pBdr>
          <w:top w:val="nil"/>
          <w:left w:val="nil"/>
          <w:bottom w:val="nil"/>
          <w:right w:val="nil"/>
          <w:between w:val="nil"/>
        </w:pBdr>
        <w:ind w:left="0"/>
      </w:pPr>
    </w:p>
    <w:p w14:paraId="000004B2" w14:textId="77777777" w:rsidR="00EC6469" w:rsidRDefault="001D5FD2">
      <w:r>
        <w:t>[abt-059]</w:t>
      </w:r>
    </w:p>
    <w:p w14:paraId="000004B3" w14:textId="77777777" w:rsidR="00EC6469" w:rsidRDefault="00EC6469">
      <w:pPr>
        <w:widowControl w:val="0"/>
        <w:pBdr>
          <w:top w:val="nil"/>
          <w:left w:val="nil"/>
          <w:bottom w:val="nil"/>
          <w:right w:val="nil"/>
          <w:between w:val="nil"/>
        </w:pBdr>
        <w:ind w:left="0"/>
      </w:pPr>
    </w:p>
    <w:p w14:paraId="000004B4" w14:textId="77777777" w:rsidR="00EC6469" w:rsidRDefault="001D5FD2">
      <w:r>
        <w:t>Find a Healing Group</w:t>
      </w:r>
    </w:p>
    <w:p w14:paraId="000004B5" w14:textId="77777777" w:rsidR="00EC6469" w:rsidRDefault="00EC6469">
      <w:pPr>
        <w:widowControl w:val="0"/>
        <w:pBdr>
          <w:top w:val="nil"/>
          <w:left w:val="nil"/>
          <w:bottom w:val="nil"/>
          <w:right w:val="nil"/>
          <w:between w:val="nil"/>
        </w:pBdr>
        <w:ind w:left="0"/>
      </w:pPr>
    </w:p>
    <w:p w14:paraId="000004B6" w14:textId="77777777" w:rsidR="00EC6469" w:rsidRDefault="001D5FD2">
      <w:pPr>
        <w:pStyle w:val="Heading3"/>
      </w:pPr>
      <w:bookmarkStart w:id="184" w:name="_rci9f7ycw3gb" w:colFirst="0" w:colLast="0"/>
      <w:bookmarkEnd w:id="184"/>
      <w:r>
        <w:t>Our Team</w:t>
      </w:r>
    </w:p>
    <w:p w14:paraId="000004B7" w14:textId="77777777" w:rsidR="00EC6469" w:rsidRDefault="001D5FD2">
      <w:r>
        <w:t>[abt-060]</w:t>
      </w:r>
    </w:p>
    <w:p w14:paraId="000004B8" w14:textId="77777777" w:rsidR="00EC6469" w:rsidRDefault="00EC6469">
      <w:pPr>
        <w:widowControl w:val="0"/>
        <w:pBdr>
          <w:top w:val="nil"/>
          <w:left w:val="nil"/>
          <w:bottom w:val="nil"/>
          <w:right w:val="nil"/>
          <w:between w:val="nil"/>
        </w:pBdr>
        <w:ind w:left="0"/>
      </w:pPr>
    </w:p>
    <w:p w14:paraId="000004B9" w14:textId="77777777" w:rsidR="00EC6469" w:rsidRDefault="001D5FD2">
      <w:r>
        <w:t>Who Carries This Work</w:t>
      </w:r>
    </w:p>
    <w:p w14:paraId="000004BA" w14:textId="77777777" w:rsidR="00EC6469" w:rsidRDefault="00EC6469">
      <w:pPr>
        <w:widowControl w:val="0"/>
        <w:pBdr>
          <w:top w:val="nil"/>
          <w:left w:val="nil"/>
          <w:bottom w:val="nil"/>
          <w:right w:val="nil"/>
          <w:between w:val="nil"/>
        </w:pBdr>
        <w:ind w:left="0"/>
      </w:pPr>
    </w:p>
    <w:p w14:paraId="000004BB" w14:textId="77777777" w:rsidR="00EC6469" w:rsidRDefault="001D5FD2">
      <w:r>
        <w:t>[abt-061]</w:t>
      </w:r>
    </w:p>
    <w:p w14:paraId="000004BC" w14:textId="77777777" w:rsidR="00EC6469" w:rsidRDefault="00EC6469">
      <w:pPr>
        <w:widowControl w:val="0"/>
        <w:pBdr>
          <w:top w:val="nil"/>
          <w:left w:val="nil"/>
          <w:bottom w:val="nil"/>
          <w:right w:val="nil"/>
          <w:between w:val="nil"/>
        </w:pBdr>
        <w:ind w:left="0"/>
      </w:pPr>
    </w:p>
    <w:p w14:paraId="000004BD" w14:textId="77777777" w:rsidR="00EC6469" w:rsidRDefault="001D5FD2">
      <w:r>
        <w:t>LIM is led by Native people and supported by partners who share a deep commitment to Native communities.</w:t>
      </w:r>
    </w:p>
    <w:p w14:paraId="000004BE" w14:textId="77777777" w:rsidR="00EC6469" w:rsidRDefault="00EC6469">
      <w:pPr>
        <w:widowControl w:val="0"/>
        <w:pBdr>
          <w:top w:val="nil"/>
          <w:left w:val="nil"/>
          <w:bottom w:val="nil"/>
          <w:right w:val="nil"/>
          <w:between w:val="nil"/>
        </w:pBdr>
        <w:ind w:left="0"/>
      </w:pPr>
    </w:p>
    <w:p w14:paraId="000004BF" w14:textId="77777777" w:rsidR="00EC6469" w:rsidRDefault="001D5FD2">
      <w:pPr>
        <w:pStyle w:val="Heading3"/>
      </w:pPr>
      <w:bookmarkStart w:id="185" w:name="_17l4yh59g7sa" w:colFirst="0" w:colLast="0"/>
      <w:bookmarkEnd w:id="185"/>
      <w:r>
        <w:t>Get Involved</w:t>
      </w:r>
    </w:p>
    <w:p w14:paraId="000004C0" w14:textId="77777777" w:rsidR="00EC6469" w:rsidRDefault="001D5FD2">
      <w:r>
        <w:t>[abt-062]</w:t>
      </w:r>
    </w:p>
    <w:p w14:paraId="000004C1" w14:textId="77777777" w:rsidR="00EC6469" w:rsidRDefault="00EC6469">
      <w:pPr>
        <w:widowControl w:val="0"/>
        <w:pBdr>
          <w:top w:val="nil"/>
          <w:left w:val="nil"/>
          <w:bottom w:val="nil"/>
          <w:right w:val="nil"/>
          <w:between w:val="nil"/>
        </w:pBdr>
        <w:ind w:left="0"/>
      </w:pPr>
    </w:p>
    <w:p w14:paraId="000004C2" w14:textId="77777777" w:rsidR="00EC6469" w:rsidRDefault="001D5FD2">
      <w:r>
        <w:t>How You Can Be Part of This</w:t>
      </w:r>
    </w:p>
    <w:p w14:paraId="000004C3" w14:textId="77777777" w:rsidR="00EC6469" w:rsidRDefault="00EC6469">
      <w:pPr>
        <w:widowControl w:val="0"/>
        <w:pBdr>
          <w:top w:val="nil"/>
          <w:left w:val="nil"/>
          <w:bottom w:val="nil"/>
          <w:right w:val="nil"/>
          <w:between w:val="nil"/>
        </w:pBdr>
        <w:ind w:left="0"/>
      </w:pPr>
    </w:p>
    <w:p w14:paraId="000004C4" w14:textId="77777777" w:rsidR="00EC6469" w:rsidRDefault="001D5FD2">
      <w:r>
        <w:t>[abt-063]</w:t>
      </w:r>
    </w:p>
    <w:p w14:paraId="000004C5" w14:textId="77777777" w:rsidR="00EC6469" w:rsidRDefault="00EC6469">
      <w:pPr>
        <w:widowControl w:val="0"/>
        <w:pBdr>
          <w:top w:val="nil"/>
          <w:left w:val="nil"/>
          <w:bottom w:val="nil"/>
          <w:right w:val="nil"/>
          <w:between w:val="nil"/>
        </w:pBdr>
        <w:ind w:left="0"/>
      </w:pPr>
    </w:p>
    <w:p w14:paraId="000004C6" w14:textId="77777777" w:rsidR="00EC6469" w:rsidRDefault="001D5FD2">
      <w:r>
        <w:t>Seeking Healing or Community?</w:t>
      </w:r>
    </w:p>
    <w:p w14:paraId="000004C7" w14:textId="77777777" w:rsidR="00EC6469" w:rsidRDefault="00EC6469">
      <w:pPr>
        <w:widowControl w:val="0"/>
        <w:pBdr>
          <w:top w:val="nil"/>
          <w:left w:val="nil"/>
          <w:bottom w:val="nil"/>
          <w:right w:val="nil"/>
          <w:between w:val="nil"/>
        </w:pBdr>
        <w:ind w:left="0"/>
      </w:pPr>
    </w:p>
    <w:p w14:paraId="000004C8" w14:textId="77777777" w:rsidR="00EC6469" w:rsidRDefault="001D5FD2">
      <w:r>
        <w:t>[abt-064]</w:t>
      </w:r>
    </w:p>
    <w:p w14:paraId="000004C9" w14:textId="77777777" w:rsidR="00EC6469" w:rsidRDefault="00EC6469">
      <w:pPr>
        <w:widowControl w:val="0"/>
        <w:pBdr>
          <w:top w:val="nil"/>
          <w:left w:val="nil"/>
          <w:bottom w:val="nil"/>
          <w:right w:val="nil"/>
          <w:between w:val="nil"/>
        </w:pBdr>
        <w:ind w:left="0"/>
      </w:pPr>
    </w:p>
    <w:p w14:paraId="000004CA" w14:textId="7CD6902C" w:rsidR="00EC6469" w:rsidRPr="008E1CF6" w:rsidRDefault="001D5FD2">
      <w:pPr>
        <w:rPr>
          <w:rPrChange w:id="186" w:author="Jaylene Peterson-Nyren" w:date="2026-05-07T18:04:00Z">
            <w:rPr>
              <w:highlight w:val="yellow"/>
            </w:rPr>
          </w:rPrChange>
        </w:rPr>
      </w:pPr>
      <w:r>
        <w:t xml:space="preserve">Our healing groups are open to all Native people — </w:t>
      </w:r>
      <w:r w:rsidRPr="008E1CF6">
        <w:rPr>
          <w:rPrChange w:id="187" w:author="Jaylene Peterson-Nyren" w:date="2026-05-07T18:04:00Z">
            <w:rPr>
              <w:highlight w:val="yellow"/>
            </w:rPr>
          </w:rPrChange>
        </w:rPr>
        <w:t xml:space="preserve">rooted in scripture, led by people who </w:t>
      </w:r>
      <w:del w:id="188" w:author="Jaylene Peterson-Nyren" w:date="2026-05-07T13:56:00Z">
        <w:r w:rsidRPr="008E1CF6" w:rsidDel="002147C7">
          <w:rPr>
            <w:rPrChange w:id="189" w:author="Jaylene Peterson-Nyren" w:date="2026-05-07T18:04:00Z">
              <w:rPr>
                <w:highlight w:val="yellow"/>
              </w:rPr>
            </w:rPrChange>
          </w:rPr>
          <w:delText xml:space="preserve">know </w:delText>
        </w:r>
      </w:del>
      <w:ins w:id="190" w:author="Jaylene Peterson-Nyren" w:date="2026-05-07T13:56:00Z">
        <w:r w:rsidR="002147C7" w:rsidRPr="008E1CF6">
          <w:rPr>
            <w:rPrChange w:id="191" w:author="Jaylene Peterson-Nyren" w:date="2026-05-07T18:04:00Z">
              <w:rPr>
                <w:highlight w:val="yellow"/>
              </w:rPr>
            </w:rPrChange>
          </w:rPr>
          <w:t>care about</w:t>
        </w:r>
      </w:ins>
      <w:ins w:id="192" w:author="Jaylene Peterson-Nyren" w:date="2026-05-07T13:57:00Z">
        <w:r w:rsidR="002F7BA5" w:rsidRPr="008E1CF6">
          <w:rPr>
            <w:rPrChange w:id="193" w:author="Jaylene Peterson-Nyren" w:date="2026-05-07T18:04:00Z">
              <w:rPr>
                <w:highlight w:val="yellow"/>
              </w:rPr>
            </w:rPrChange>
          </w:rPr>
          <w:t xml:space="preserve"> </w:t>
        </w:r>
      </w:ins>
      <w:del w:id="194" w:author="Jaylene Peterson-Nyren" w:date="2026-05-07T13:57:00Z">
        <w:r w:rsidRPr="008E1CF6" w:rsidDel="002F7BA5">
          <w:rPr>
            <w:rPrChange w:id="195" w:author="Jaylene Peterson-Nyren" w:date="2026-05-07T18:04:00Z">
              <w:rPr>
                <w:highlight w:val="yellow"/>
              </w:rPr>
            </w:rPrChange>
          </w:rPr>
          <w:delText xml:space="preserve">what </w:delText>
        </w:r>
      </w:del>
      <w:r w:rsidRPr="008E1CF6">
        <w:rPr>
          <w:rPrChange w:id="196" w:author="Jaylene Peterson-Nyren" w:date="2026-05-07T18:04:00Z">
            <w:rPr>
              <w:highlight w:val="yellow"/>
            </w:rPr>
          </w:rPrChange>
        </w:rPr>
        <w:t>you</w:t>
      </w:r>
      <w:del w:id="197" w:author="Jaylene Peterson-Nyren" w:date="2026-05-07T13:57:00Z">
        <w:r w:rsidRPr="008E1CF6" w:rsidDel="002F7BA5">
          <w:rPr>
            <w:rPrChange w:id="198" w:author="Jaylene Peterson-Nyren" w:date="2026-05-07T18:04:00Z">
              <w:rPr>
                <w:highlight w:val="yellow"/>
              </w:rPr>
            </w:rPrChange>
          </w:rPr>
          <w:delText xml:space="preserve"> carry</w:delText>
        </w:r>
      </w:del>
      <w:r w:rsidRPr="008E1CF6">
        <w:rPr>
          <w:rPrChange w:id="199" w:author="Jaylene Peterson-Nyren" w:date="2026-05-07T18:04:00Z">
            <w:rPr>
              <w:highlight w:val="yellow"/>
            </w:rPr>
          </w:rPrChange>
        </w:rPr>
        <w:t xml:space="preserve">, </w:t>
      </w:r>
      <w:del w:id="200" w:author="Jaylene Peterson-Nyren" w:date="2026-05-07T13:58:00Z">
        <w:r w:rsidRPr="008E1CF6" w:rsidDel="00F172C4">
          <w:rPr>
            <w:rPrChange w:id="201" w:author="Jaylene Peterson-Nyren" w:date="2026-05-07T18:04:00Z">
              <w:rPr>
                <w:highlight w:val="yellow"/>
              </w:rPr>
            </w:rPrChange>
          </w:rPr>
          <w:delText xml:space="preserve">and </w:delText>
        </w:r>
      </w:del>
      <w:r w:rsidRPr="008E1CF6">
        <w:rPr>
          <w:rPrChange w:id="202" w:author="Jaylene Peterson-Nyren" w:date="2026-05-07T18:04:00Z">
            <w:rPr>
              <w:highlight w:val="yellow"/>
            </w:rPr>
          </w:rPrChange>
        </w:rPr>
        <w:t>at no cost</w:t>
      </w:r>
      <w:ins w:id="203" w:author="Jaylene Peterson-Nyren" w:date="2026-05-07T13:58:00Z">
        <w:r w:rsidR="00782A86" w:rsidRPr="008E1CF6">
          <w:rPr>
            <w:rPrChange w:id="204" w:author="Jaylene Peterson-Nyren" w:date="2026-05-07T18:04:00Z">
              <w:rPr>
                <w:highlight w:val="yellow"/>
              </w:rPr>
            </w:rPrChange>
          </w:rPr>
          <w:t xml:space="preserve">, </w:t>
        </w:r>
      </w:ins>
      <w:del w:id="205" w:author="Jaylene Peterson-Nyren" w:date="2026-05-07T13:58:00Z">
        <w:r w:rsidRPr="008E1CF6" w:rsidDel="00782A86">
          <w:rPr>
            <w:rPrChange w:id="206" w:author="Jaylene Peterson-Nyren" w:date="2026-05-07T18:04:00Z">
              <w:rPr>
                <w:highlight w:val="yellow"/>
              </w:rPr>
            </w:rPrChange>
          </w:rPr>
          <w:delText xml:space="preserve"> to participants </w:delText>
        </w:r>
      </w:del>
      <w:r w:rsidRPr="008E1CF6">
        <w:rPr>
          <w:rPrChange w:id="207" w:author="Jaylene Peterson-Nyren" w:date="2026-05-07T18:04:00Z">
            <w:rPr>
              <w:highlight w:val="yellow"/>
            </w:rPr>
          </w:rPrChange>
        </w:rPr>
        <w:t>thanks to our generous donors.</w:t>
      </w:r>
      <w:del w:id="208" w:author="Jaylene Peterson-Nyren" w:date="2026-05-07T13:58:00Z">
        <w:r w:rsidRPr="008E1CF6" w:rsidDel="00782A86">
          <w:rPr>
            <w:rPrChange w:id="209" w:author="Jaylene Peterson-Nyren" w:date="2026-05-07T18:04:00Z">
              <w:rPr>
                <w:highlight w:val="yellow"/>
              </w:rPr>
            </w:rPrChange>
          </w:rPr>
          <w:delText xml:space="preserve"> - needs further discussion</w:delText>
        </w:r>
      </w:del>
    </w:p>
    <w:p w14:paraId="000004CB" w14:textId="77777777" w:rsidR="00EC6469" w:rsidRDefault="00EC6469">
      <w:pPr>
        <w:widowControl w:val="0"/>
        <w:pBdr>
          <w:top w:val="nil"/>
          <w:left w:val="nil"/>
          <w:bottom w:val="nil"/>
          <w:right w:val="nil"/>
          <w:between w:val="nil"/>
        </w:pBdr>
        <w:ind w:left="0"/>
      </w:pPr>
    </w:p>
    <w:p w14:paraId="000004CC" w14:textId="77777777" w:rsidR="00EC6469" w:rsidRDefault="001D5FD2">
      <w:r>
        <w:t>[abt-065]</w:t>
      </w:r>
    </w:p>
    <w:p w14:paraId="000004CD" w14:textId="77777777" w:rsidR="00EC6469" w:rsidRDefault="00EC6469">
      <w:pPr>
        <w:widowControl w:val="0"/>
        <w:pBdr>
          <w:top w:val="nil"/>
          <w:left w:val="nil"/>
          <w:bottom w:val="nil"/>
          <w:right w:val="nil"/>
          <w:between w:val="nil"/>
        </w:pBdr>
        <w:ind w:left="0"/>
      </w:pPr>
    </w:p>
    <w:p w14:paraId="000004CE" w14:textId="3FD24089" w:rsidR="00EC6469" w:rsidRDefault="00AD5CFD">
      <w:ins w:id="210" w:author="Jaylene Peterson-Nyren" w:date="2026-05-07T13:59:00Z">
        <w:r>
          <w:t>H</w:t>
        </w:r>
      </w:ins>
      <w:del w:id="211" w:author="Jaylene Peterson-Nyren" w:date="2026-05-07T13:59:00Z">
        <w:r w:rsidR="001D5FD2" w:rsidDel="00AD5CFD">
          <w:rPr>
            <w:highlight w:val="yellow"/>
          </w:rPr>
          <w:delText>Free</w:delText>
        </w:r>
        <w:r w:rsidR="001D5FD2" w:rsidDel="00AD5CFD">
          <w:delText xml:space="preserve"> h</w:delText>
        </w:r>
      </w:del>
      <w:r w:rsidR="001D5FD2">
        <w:t xml:space="preserve">ealing </w:t>
      </w:r>
      <w:ins w:id="212" w:author="Jaylene Peterson-Nyren" w:date="2026-05-07T14:00:00Z">
        <w:r w:rsidR="00FA0931">
          <w:t>G</w:t>
        </w:r>
      </w:ins>
      <w:del w:id="213" w:author="Jaylene Peterson-Nyren" w:date="2026-05-07T14:00:00Z">
        <w:r w:rsidR="001D5FD2" w:rsidDel="00FA0931">
          <w:delText>g</w:delText>
        </w:r>
      </w:del>
      <w:r w:rsidR="001D5FD2">
        <w:t>roup sessions — in-person and online</w:t>
      </w:r>
    </w:p>
    <w:p w14:paraId="000004CF" w14:textId="77777777" w:rsidR="00EC6469" w:rsidRDefault="00EC6469">
      <w:pPr>
        <w:widowControl w:val="0"/>
        <w:pBdr>
          <w:top w:val="nil"/>
          <w:left w:val="nil"/>
          <w:bottom w:val="nil"/>
          <w:right w:val="nil"/>
          <w:between w:val="nil"/>
        </w:pBdr>
        <w:ind w:left="0"/>
      </w:pPr>
    </w:p>
    <w:p w14:paraId="000004D0" w14:textId="77777777" w:rsidR="00EC6469" w:rsidRDefault="001D5FD2">
      <w:r>
        <w:t>[abt-066]</w:t>
      </w:r>
    </w:p>
    <w:p w14:paraId="000004D1" w14:textId="77777777" w:rsidR="00EC6469" w:rsidRDefault="00EC6469">
      <w:pPr>
        <w:widowControl w:val="0"/>
        <w:pBdr>
          <w:top w:val="nil"/>
          <w:left w:val="nil"/>
          <w:bottom w:val="nil"/>
          <w:right w:val="nil"/>
          <w:between w:val="nil"/>
        </w:pBdr>
        <w:ind w:left="0"/>
      </w:pPr>
    </w:p>
    <w:p w14:paraId="000004D2" w14:textId="1A2FAC1C" w:rsidR="00EC6469" w:rsidRDefault="001D5FD2">
      <w:r>
        <w:t>Trained Native facilitators who understand deep trauma</w:t>
      </w:r>
      <w:ins w:id="214" w:author="Jaylene Peterson-Nyren" w:date="2026-05-07T13:59:00Z">
        <w:r w:rsidR="00AD5CFD">
          <w:t>, grief and loss</w:t>
        </w:r>
      </w:ins>
    </w:p>
    <w:p w14:paraId="000004D3" w14:textId="77777777" w:rsidR="00EC6469" w:rsidRDefault="00EC6469">
      <w:pPr>
        <w:widowControl w:val="0"/>
        <w:pBdr>
          <w:top w:val="nil"/>
          <w:left w:val="nil"/>
          <w:bottom w:val="nil"/>
          <w:right w:val="nil"/>
          <w:between w:val="nil"/>
        </w:pBdr>
        <w:ind w:left="0"/>
      </w:pPr>
    </w:p>
    <w:p w14:paraId="000004D4" w14:textId="77777777" w:rsidR="00EC6469" w:rsidRDefault="001D5FD2">
      <w:r>
        <w:t>[abt-067]</w:t>
      </w:r>
    </w:p>
    <w:p w14:paraId="000004D5" w14:textId="77777777" w:rsidR="00EC6469" w:rsidRDefault="00EC6469">
      <w:pPr>
        <w:widowControl w:val="0"/>
        <w:pBdr>
          <w:top w:val="nil"/>
          <w:left w:val="nil"/>
          <w:bottom w:val="nil"/>
          <w:right w:val="nil"/>
          <w:between w:val="nil"/>
        </w:pBdr>
        <w:ind w:left="0"/>
      </w:pPr>
    </w:p>
    <w:p w14:paraId="000004D6" w14:textId="77777777" w:rsidR="00EC6469" w:rsidRDefault="001D5FD2">
      <w:r>
        <w:t>Safe, confidential, scripture-grounded community</w:t>
      </w:r>
    </w:p>
    <w:p w14:paraId="000004D7" w14:textId="77777777" w:rsidR="00EC6469" w:rsidRDefault="00EC6469">
      <w:pPr>
        <w:widowControl w:val="0"/>
        <w:pBdr>
          <w:top w:val="nil"/>
          <w:left w:val="nil"/>
          <w:bottom w:val="nil"/>
          <w:right w:val="nil"/>
          <w:between w:val="nil"/>
        </w:pBdr>
        <w:ind w:left="0"/>
      </w:pPr>
    </w:p>
    <w:p w14:paraId="000004D8" w14:textId="77777777" w:rsidR="00EC6469" w:rsidRDefault="001D5FD2">
      <w:r>
        <w:t>[abt-068]</w:t>
      </w:r>
    </w:p>
    <w:p w14:paraId="000004D9" w14:textId="77777777" w:rsidR="00EC6469" w:rsidRDefault="00EC6469">
      <w:pPr>
        <w:widowControl w:val="0"/>
        <w:pBdr>
          <w:top w:val="nil"/>
          <w:left w:val="nil"/>
          <w:bottom w:val="nil"/>
          <w:right w:val="nil"/>
          <w:between w:val="nil"/>
        </w:pBdr>
        <w:ind w:left="0"/>
      </w:pPr>
    </w:p>
    <w:p w14:paraId="000004DA" w14:textId="1F4B9D49" w:rsidR="00EC6469" w:rsidRDefault="001D5FD2">
      <w:r>
        <w:t xml:space="preserve">Regularly scheduled sessions in Alaska, Montana, online, and </w:t>
      </w:r>
      <w:ins w:id="215" w:author="Jaylene Peterson-Nyren" w:date="2026-05-07T13:59:00Z">
        <w:r w:rsidR="00FA0931">
          <w:t>by invitation</w:t>
        </w:r>
      </w:ins>
      <w:ins w:id="216" w:author="Jaylene Peterson-Nyren" w:date="2026-05-07T14:00:00Z">
        <w:r w:rsidR="00FA0931">
          <w:t xml:space="preserve"> to your community</w:t>
        </w:r>
      </w:ins>
      <w:del w:id="217" w:author="Jaylene Peterson-Nyren" w:date="2026-05-07T13:59:00Z">
        <w:r w:rsidDel="00FA0931">
          <w:delText>more</w:delText>
        </w:r>
      </w:del>
    </w:p>
    <w:p w14:paraId="000004DB" w14:textId="77777777" w:rsidR="00EC6469" w:rsidRDefault="00EC6469">
      <w:pPr>
        <w:widowControl w:val="0"/>
        <w:pBdr>
          <w:top w:val="nil"/>
          <w:left w:val="nil"/>
          <w:bottom w:val="nil"/>
          <w:right w:val="nil"/>
          <w:between w:val="nil"/>
        </w:pBdr>
        <w:ind w:left="0"/>
      </w:pPr>
    </w:p>
    <w:p w14:paraId="000004DC" w14:textId="77777777" w:rsidR="00EC6469" w:rsidRDefault="001D5FD2">
      <w:r>
        <w:t>[abt-069]</w:t>
      </w:r>
    </w:p>
    <w:p w14:paraId="000004DD" w14:textId="77777777" w:rsidR="00EC6469" w:rsidRDefault="00EC6469">
      <w:pPr>
        <w:widowControl w:val="0"/>
        <w:pBdr>
          <w:top w:val="nil"/>
          <w:left w:val="nil"/>
          <w:bottom w:val="nil"/>
          <w:right w:val="nil"/>
          <w:between w:val="nil"/>
        </w:pBdr>
        <w:ind w:left="0"/>
      </w:pPr>
    </w:p>
    <w:p w14:paraId="000004DE" w14:textId="77777777" w:rsidR="00EC6469" w:rsidRDefault="001D5FD2">
      <w:r>
        <w:t>Find a Healing Group</w:t>
      </w:r>
    </w:p>
    <w:p w14:paraId="000004DF" w14:textId="77777777" w:rsidR="00EC6469" w:rsidRDefault="00EC6469">
      <w:pPr>
        <w:widowControl w:val="0"/>
        <w:pBdr>
          <w:top w:val="nil"/>
          <w:left w:val="nil"/>
          <w:bottom w:val="nil"/>
          <w:right w:val="nil"/>
          <w:between w:val="nil"/>
        </w:pBdr>
        <w:ind w:left="0"/>
      </w:pPr>
    </w:p>
    <w:p w14:paraId="000004E0" w14:textId="77777777" w:rsidR="00EC6469" w:rsidRDefault="001D5FD2">
      <w:r>
        <w:t>[abt-070]</w:t>
      </w:r>
    </w:p>
    <w:p w14:paraId="000004E1" w14:textId="77777777" w:rsidR="00EC6469" w:rsidRDefault="00EC6469">
      <w:pPr>
        <w:widowControl w:val="0"/>
        <w:pBdr>
          <w:top w:val="nil"/>
          <w:left w:val="nil"/>
          <w:bottom w:val="nil"/>
          <w:right w:val="nil"/>
          <w:between w:val="nil"/>
        </w:pBdr>
        <w:ind w:left="0"/>
      </w:pPr>
    </w:p>
    <w:p w14:paraId="000004E2" w14:textId="77777777" w:rsidR="00EC6469" w:rsidRDefault="001D5FD2">
      <w:r>
        <w:t>Ready to Give or Partner?</w:t>
      </w:r>
    </w:p>
    <w:p w14:paraId="000004E3" w14:textId="77777777" w:rsidR="00EC6469" w:rsidRDefault="00EC6469">
      <w:pPr>
        <w:widowControl w:val="0"/>
        <w:pBdr>
          <w:top w:val="nil"/>
          <w:left w:val="nil"/>
          <w:bottom w:val="nil"/>
          <w:right w:val="nil"/>
          <w:between w:val="nil"/>
        </w:pBdr>
        <w:ind w:left="0"/>
      </w:pPr>
    </w:p>
    <w:p w14:paraId="000004E4" w14:textId="77777777" w:rsidR="00EC6469" w:rsidRDefault="001D5FD2">
      <w:r>
        <w:t>[abt-071]</w:t>
      </w:r>
    </w:p>
    <w:p w14:paraId="000004E5" w14:textId="77777777" w:rsidR="00EC6469" w:rsidRDefault="00EC6469">
      <w:pPr>
        <w:widowControl w:val="0"/>
        <w:pBdr>
          <w:top w:val="nil"/>
          <w:left w:val="nil"/>
          <w:bottom w:val="nil"/>
          <w:right w:val="nil"/>
          <w:between w:val="nil"/>
        </w:pBdr>
        <w:ind w:left="0"/>
      </w:pPr>
    </w:p>
    <w:p w14:paraId="000004E6" w14:textId="77777777" w:rsidR="00EC6469" w:rsidRDefault="001D5FD2">
      <w:r>
        <w:t>LIM is funded entirely through the generosity of individuals, churches, and ministry partners. Your gift directly supports Native-led Gospel ministry.</w:t>
      </w:r>
    </w:p>
    <w:p w14:paraId="000004E7" w14:textId="77777777" w:rsidR="00EC6469" w:rsidRDefault="00EC6469">
      <w:pPr>
        <w:widowControl w:val="0"/>
        <w:pBdr>
          <w:top w:val="nil"/>
          <w:left w:val="nil"/>
          <w:bottom w:val="nil"/>
          <w:right w:val="nil"/>
          <w:between w:val="nil"/>
        </w:pBdr>
        <w:ind w:left="0"/>
      </w:pPr>
    </w:p>
    <w:p w14:paraId="000004E8" w14:textId="77777777" w:rsidR="00EC6469" w:rsidRDefault="001D5FD2">
      <w:r>
        <w:t>[abt-072]</w:t>
      </w:r>
    </w:p>
    <w:p w14:paraId="000004E9" w14:textId="77777777" w:rsidR="00EC6469" w:rsidRDefault="00EC6469">
      <w:pPr>
        <w:widowControl w:val="0"/>
        <w:pBdr>
          <w:top w:val="nil"/>
          <w:left w:val="nil"/>
          <w:bottom w:val="nil"/>
          <w:right w:val="nil"/>
          <w:between w:val="nil"/>
        </w:pBdr>
        <w:ind w:left="0"/>
      </w:pPr>
    </w:p>
    <w:p w14:paraId="000004EA" w14:textId="51C4F0A9" w:rsidR="00EC6469" w:rsidRDefault="001D5FD2">
      <w:pPr>
        <w:rPr>
          <w:highlight w:val="yellow"/>
        </w:rPr>
      </w:pPr>
      <w:r>
        <w:rPr>
          <w:highlight w:val="yellow"/>
        </w:rPr>
        <w:lastRenderedPageBreak/>
        <w:t>$25 provides scripture materials for one participant (materials, HG supplies, meals</w:t>
      </w:r>
      <w:ins w:id="218" w:author="Jaylene Peterson-Nyren" w:date="2026-05-07T14:01:00Z">
        <w:r w:rsidR="00A00007">
          <w:rPr>
            <w:highlight w:val="yellow"/>
          </w:rPr>
          <w:t xml:space="preserve"> – what is the actual cost</w:t>
        </w:r>
      </w:ins>
      <w:ins w:id="219" w:author="Jaylene Peterson-Nyren" w:date="2026-05-07T14:02:00Z">
        <w:r w:rsidR="00F13E15">
          <w:rPr>
            <w:highlight w:val="yellow"/>
          </w:rPr>
          <w:t xml:space="preserve"> – i.e. what do we report to the Trauma Healing Institute</w:t>
        </w:r>
      </w:ins>
      <w:r>
        <w:rPr>
          <w:highlight w:val="yellow"/>
        </w:rPr>
        <w:t>?)</w:t>
      </w:r>
    </w:p>
    <w:p w14:paraId="000004EB" w14:textId="77777777" w:rsidR="00EC6469" w:rsidRDefault="00EC6469">
      <w:pPr>
        <w:widowControl w:val="0"/>
        <w:pBdr>
          <w:top w:val="nil"/>
          <w:left w:val="nil"/>
          <w:bottom w:val="nil"/>
          <w:right w:val="nil"/>
          <w:between w:val="nil"/>
        </w:pBdr>
        <w:ind w:left="0"/>
      </w:pPr>
    </w:p>
    <w:p w14:paraId="000004EC" w14:textId="77777777" w:rsidR="00EC6469" w:rsidRDefault="001D5FD2">
      <w:r>
        <w:t>[abt-073]</w:t>
      </w:r>
    </w:p>
    <w:p w14:paraId="000004ED" w14:textId="77777777" w:rsidR="00EC6469" w:rsidRDefault="00EC6469">
      <w:pPr>
        <w:widowControl w:val="0"/>
        <w:pBdr>
          <w:top w:val="nil"/>
          <w:left w:val="nil"/>
          <w:bottom w:val="nil"/>
          <w:right w:val="nil"/>
          <w:between w:val="nil"/>
        </w:pBdr>
        <w:ind w:left="0"/>
      </w:pPr>
    </w:p>
    <w:p w14:paraId="000004EE" w14:textId="6800A20F" w:rsidR="00EC6469" w:rsidRDefault="001D5FD2">
      <w:pPr>
        <w:rPr>
          <w:highlight w:val="yellow"/>
        </w:rPr>
      </w:pPr>
      <w:r>
        <w:rPr>
          <w:highlight w:val="yellow"/>
        </w:rPr>
        <w:t>$100 sponsors a participant to attend a healing group — all 6 sessions</w:t>
      </w:r>
      <w:ins w:id="220" w:author="Jaylene Peterson-Nyren" w:date="2026-05-07T14:01:00Z">
        <w:r w:rsidR="00146F88">
          <w:rPr>
            <w:highlight w:val="yellow"/>
          </w:rPr>
          <w:t xml:space="preserve"> (actual cost</w:t>
        </w:r>
      </w:ins>
      <w:ins w:id="221" w:author="Jaylene Peterson-Nyren" w:date="2026-05-07T14:02:00Z">
        <w:r w:rsidR="00F13E15">
          <w:rPr>
            <w:highlight w:val="yellow"/>
          </w:rPr>
          <w:t>/report to TH</w:t>
        </w:r>
      </w:ins>
      <w:ins w:id="222" w:author="Jaylene Peterson-Nyren" w:date="2026-05-07T14:03:00Z">
        <w:r w:rsidR="00F13E15">
          <w:rPr>
            <w:highlight w:val="yellow"/>
          </w:rPr>
          <w:t>I</w:t>
        </w:r>
      </w:ins>
      <w:ins w:id="223" w:author="Jaylene Peterson-Nyren" w:date="2026-05-07T14:01:00Z">
        <w:r w:rsidR="00146F88">
          <w:rPr>
            <w:highlight w:val="yellow"/>
          </w:rPr>
          <w:t>?)</w:t>
        </w:r>
      </w:ins>
    </w:p>
    <w:p w14:paraId="000004EF" w14:textId="77777777" w:rsidR="00EC6469" w:rsidRDefault="00EC6469">
      <w:pPr>
        <w:widowControl w:val="0"/>
        <w:pBdr>
          <w:top w:val="nil"/>
          <w:left w:val="nil"/>
          <w:bottom w:val="nil"/>
          <w:right w:val="nil"/>
          <w:between w:val="nil"/>
        </w:pBdr>
        <w:ind w:left="0"/>
      </w:pPr>
    </w:p>
    <w:p w14:paraId="000004F0" w14:textId="77777777" w:rsidR="00EC6469" w:rsidRDefault="001D5FD2">
      <w:r>
        <w:t>[abt-074]</w:t>
      </w:r>
    </w:p>
    <w:p w14:paraId="000004F1" w14:textId="77777777" w:rsidR="00EC6469" w:rsidRDefault="00EC6469">
      <w:pPr>
        <w:widowControl w:val="0"/>
        <w:pBdr>
          <w:top w:val="nil"/>
          <w:left w:val="nil"/>
          <w:bottom w:val="nil"/>
          <w:right w:val="nil"/>
          <w:between w:val="nil"/>
        </w:pBdr>
        <w:ind w:left="0"/>
      </w:pPr>
    </w:p>
    <w:p w14:paraId="000004F2" w14:textId="67DDA8C4" w:rsidR="00EC6469" w:rsidRDefault="001D5FD2">
      <w:pPr>
        <w:rPr>
          <w:highlight w:val="yellow"/>
        </w:rPr>
      </w:pPr>
      <w:r>
        <w:rPr>
          <w:highlight w:val="yellow"/>
        </w:rPr>
        <w:t>$250 trains and equips a new Native facilitator</w:t>
      </w:r>
      <w:ins w:id="224" w:author="Jaylene Peterson-Nyren" w:date="2026-05-07T14:02:00Z">
        <w:r w:rsidR="00146F88">
          <w:rPr>
            <w:highlight w:val="yellow"/>
          </w:rPr>
          <w:t xml:space="preserve"> (actual cost</w:t>
        </w:r>
      </w:ins>
      <w:ins w:id="225" w:author="Jaylene Peterson-Nyren" w:date="2026-05-07T14:03:00Z">
        <w:r w:rsidR="005A7E13">
          <w:rPr>
            <w:highlight w:val="yellow"/>
          </w:rPr>
          <w:t>/report to THI</w:t>
        </w:r>
      </w:ins>
      <w:ins w:id="226" w:author="Jaylene Peterson-Nyren" w:date="2026-05-07T14:02:00Z">
        <w:r w:rsidR="00146F88">
          <w:rPr>
            <w:highlight w:val="yellow"/>
          </w:rPr>
          <w:t>?)</w:t>
        </w:r>
      </w:ins>
    </w:p>
    <w:p w14:paraId="000004F3" w14:textId="77777777" w:rsidR="00EC6469" w:rsidRDefault="00EC6469">
      <w:pPr>
        <w:widowControl w:val="0"/>
        <w:pBdr>
          <w:top w:val="nil"/>
          <w:left w:val="nil"/>
          <w:bottom w:val="nil"/>
          <w:right w:val="nil"/>
          <w:between w:val="nil"/>
        </w:pBdr>
        <w:ind w:left="0"/>
      </w:pPr>
    </w:p>
    <w:p w14:paraId="000004F4" w14:textId="77777777" w:rsidR="00EC6469" w:rsidRDefault="001D5FD2">
      <w:r>
        <w:t>[abt-075]</w:t>
      </w:r>
    </w:p>
    <w:p w14:paraId="000004F5" w14:textId="77777777" w:rsidR="00EC6469" w:rsidRDefault="00EC6469">
      <w:pPr>
        <w:widowControl w:val="0"/>
        <w:pBdr>
          <w:top w:val="nil"/>
          <w:left w:val="nil"/>
          <w:bottom w:val="nil"/>
          <w:right w:val="nil"/>
          <w:between w:val="nil"/>
        </w:pBdr>
        <w:ind w:left="0"/>
      </w:pPr>
    </w:p>
    <w:p w14:paraId="000004F6" w14:textId="6803B1EE" w:rsidR="00EC6469" w:rsidDel="00AE0CF4" w:rsidRDefault="001D5FD2">
      <w:pPr>
        <w:rPr>
          <w:del w:id="227" w:author="Robert Heffle" w:date="2026-05-07T10:24:00Z"/>
          <w:highlight w:val="yellow"/>
        </w:rPr>
      </w:pPr>
      <w:del w:id="228" w:author="Robert Heffle" w:date="2026-05-07T10:24:00Z">
        <w:r w:rsidDel="00AE0CF4">
          <w:rPr>
            <w:highlight w:val="yellow"/>
          </w:rPr>
          <w:delText>Audited financials available — full transparency - is this required?</w:delText>
        </w:r>
      </w:del>
    </w:p>
    <w:p w14:paraId="000004F7" w14:textId="77777777" w:rsidR="00EC6469" w:rsidRDefault="00EC6469">
      <w:pPr>
        <w:widowControl w:val="0"/>
        <w:pBdr>
          <w:top w:val="nil"/>
          <w:left w:val="nil"/>
          <w:bottom w:val="nil"/>
          <w:right w:val="nil"/>
          <w:between w:val="nil"/>
        </w:pBdr>
        <w:ind w:left="0"/>
      </w:pPr>
    </w:p>
    <w:p w14:paraId="000004F8" w14:textId="77777777" w:rsidR="00EC6469" w:rsidRDefault="001D5FD2">
      <w:r>
        <w:t>[abt-076]</w:t>
      </w:r>
    </w:p>
    <w:p w14:paraId="000004F9" w14:textId="77777777" w:rsidR="00EC6469" w:rsidRDefault="00EC6469">
      <w:pPr>
        <w:widowControl w:val="0"/>
        <w:pBdr>
          <w:top w:val="nil"/>
          <w:left w:val="nil"/>
          <w:bottom w:val="nil"/>
          <w:right w:val="nil"/>
          <w:between w:val="nil"/>
        </w:pBdr>
        <w:ind w:left="0"/>
      </w:pPr>
    </w:p>
    <w:p w14:paraId="000004FA" w14:textId="77777777" w:rsidR="00EC6469" w:rsidRDefault="001D5FD2">
      <w:r>
        <w:t>Donate Now</w:t>
      </w:r>
    </w:p>
    <w:p w14:paraId="000004FB" w14:textId="77777777" w:rsidR="00EC6469" w:rsidRDefault="00EC6469">
      <w:pPr>
        <w:widowControl w:val="0"/>
        <w:pBdr>
          <w:top w:val="nil"/>
          <w:left w:val="nil"/>
          <w:bottom w:val="nil"/>
          <w:right w:val="nil"/>
          <w:between w:val="nil"/>
        </w:pBdr>
        <w:ind w:left="0"/>
      </w:pPr>
    </w:p>
    <w:p w14:paraId="000004FC" w14:textId="77777777" w:rsidR="00EC6469" w:rsidRDefault="001D5FD2">
      <w:r>
        <w:t>[abt-077]</w:t>
      </w:r>
    </w:p>
    <w:p w14:paraId="000004FD" w14:textId="77777777" w:rsidR="00EC6469" w:rsidRDefault="00EC6469">
      <w:pPr>
        <w:widowControl w:val="0"/>
        <w:pBdr>
          <w:top w:val="nil"/>
          <w:left w:val="nil"/>
          <w:bottom w:val="nil"/>
          <w:right w:val="nil"/>
          <w:between w:val="nil"/>
        </w:pBdr>
        <w:ind w:left="0"/>
      </w:pPr>
    </w:p>
    <w:p w14:paraId="000004FE" w14:textId="77777777" w:rsidR="00EC6469" w:rsidRDefault="001D5FD2">
      <w:r>
        <w:t>Contact Us</w:t>
      </w:r>
    </w:p>
    <w:p w14:paraId="000004FF" w14:textId="77777777" w:rsidR="00EC6469" w:rsidRDefault="00EC6469">
      <w:pPr>
        <w:widowControl w:val="0"/>
        <w:pBdr>
          <w:top w:val="nil"/>
          <w:left w:val="nil"/>
          <w:bottom w:val="nil"/>
          <w:right w:val="nil"/>
          <w:between w:val="nil"/>
        </w:pBdr>
        <w:ind w:left="0"/>
      </w:pPr>
    </w:p>
    <w:p w14:paraId="00000500" w14:textId="77777777" w:rsidR="00EC6469" w:rsidRDefault="001D5FD2">
      <w:pPr>
        <w:pStyle w:val="Heading3"/>
      </w:pPr>
      <w:bookmarkStart w:id="229" w:name="_nvqksgvdsl28" w:colFirst="0" w:colLast="0"/>
      <w:bookmarkEnd w:id="229"/>
      <w:r>
        <w:t>Footer — Footer</w:t>
      </w:r>
    </w:p>
    <w:p w14:paraId="00000501" w14:textId="77777777" w:rsidR="00EC6469" w:rsidRDefault="001D5FD2">
      <w:r>
        <w:t>[abt-078]</w:t>
      </w:r>
    </w:p>
    <w:p w14:paraId="00000502" w14:textId="77777777" w:rsidR="00EC6469" w:rsidRDefault="00EC6469">
      <w:pPr>
        <w:widowControl w:val="0"/>
        <w:pBdr>
          <w:top w:val="nil"/>
          <w:left w:val="nil"/>
          <w:bottom w:val="nil"/>
          <w:right w:val="nil"/>
          <w:between w:val="nil"/>
        </w:pBdr>
        <w:ind w:left="0"/>
      </w:pPr>
    </w:p>
    <w:p w14:paraId="00000503" w14:textId="77777777" w:rsidR="00EC6469" w:rsidRDefault="001D5FD2">
      <w:r>
        <w:t>A Native-led ministry proclaiming the Gospel, discipling leaders, and healing the wounds of trauma across tribal communities since 1985.</w:t>
      </w:r>
    </w:p>
    <w:p w14:paraId="00000504" w14:textId="77777777" w:rsidR="00EC6469" w:rsidRDefault="00EC6469">
      <w:pPr>
        <w:widowControl w:val="0"/>
        <w:pBdr>
          <w:top w:val="nil"/>
          <w:left w:val="nil"/>
          <w:bottom w:val="nil"/>
          <w:right w:val="nil"/>
          <w:between w:val="nil"/>
        </w:pBdr>
        <w:ind w:left="0"/>
      </w:pPr>
    </w:p>
    <w:p w14:paraId="00000505" w14:textId="77777777" w:rsidR="00EC6469" w:rsidRDefault="001D5FD2">
      <w:r>
        <w:t>[abt-079]</w:t>
      </w:r>
    </w:p>
    <w:p w14:paraId="00000506" w14:textId="77777777" w:rsidR="00EC6469" w:rsidRDefault="00EC6469">
      <w:pPr>
        <w:widowControl w:val="0"/>
        <w:pBdr>
          <w:top w:val="nil"/>
          <w:left w:val="nil"/>
          <w:bottom w:val="nil"/>
          <w:right w:val="nil"/>
          <w:between w:val="nil"/>
        </w:pBdr>
        <w:ind w:left="0"/>
      </w:pPr>
    </w:p>
    <w:p w14:paraId="00000507" w14:textId="77777777" w:rsidR="00EC6469" w:rsidRDefault="001D5FD2">
      <w:r>
        <w:t>About</w:t>
      </w:r>
    </w:p>
    <w:p w14:paraId="00000508" w14:textId="77777777" w:rsidR="00EC6469" w:rsidRDefault="00EC6469">
      <w:pPr>
        <w:widowControl w:val="0"/>
        <w:pBdr>
          <w:top w:val="nil"/>
          <w:left w:val="nil"/>
          <w:bottom w:val="nil"/>
          <w:right w:val="nil"/>
          <w:between w:val="nil"/>
        </w:pBdr>
        <w:ind w:left="0"/>
      </w:pPr>
    </w:p>
    <w:p w14:paraId="00000509" w14:textId="77777777" w:rsidR="00EC6469" w:rsidRDefault="001D5FD2">
      <w:r>
        <w:lastRenderedPageBreak/>
        <w:t>[abt-080]</w:t>
      </w:r>
    </w:p>
    <w:p w14:paraId="0000050A" w14:textId="77777777" w:rsidR="00EC6469" w:rsidRDefault="00EC6469">
      <w:pPr>
        <w:widowControl w:val="0"/>
        <w:pBdr>
          <w:top w:val="nil"/>
          <w:left w:val="nil"/>
          <w:bottom w:val="nil"/>
          <w:right w:val="nil"/>
          <w:between w:val="nil"/>
        </w:pBdr>
        <w:ind w:left="0"/>
      </w:pPr>
    </w:p>
    <w:p w14:paraId="0000050B" w14:textId="77777777" w:rsidR="00EC6469" w:rsidRDefault="001D5FD2">
      <w:r>
        <w:t>Mission &amp; Vision</w:t>
      </w:r>
    </w:p>
    <w:p w14:paraId="0000050C" w14:textId="77777777" w:rsidR="00EC6469" w:rsidRDefault="00EC6469">
      <w:pPr>
        <w:widowControl w:val="0"/>
        <w:pBdr>
          <w:top w:val="nil"/>
          <w:left w:val="nil"/>
          <w:bottom w:val="nil"/>
          <w:right w:val="nil"/>
          <w:between w:val="nil"/>
        </w:pBdr>
        <w:ind w:left="0"/>
      </w:pPr>
    </w:p>
    <w:p w14:paraId="0000050D" w14:textId="77777777" w:rsidR="00EC6469" w:rsidRDefault="001D5FD2">
      <w:r>
        <w:t>[abt-081]</w:t>
      </w:r>
    </w:p>
    <w:p w14:paraId="0000050E" w14:textId="77777777" w:rsidR="00EC6469" w:rsidRDefault="00EC6469">
      <w:pPr>
        <w:widowControl w:val="0"/>
        <w:pBdr>
          <w:top w:val="nil"/>
          <w:left w:val="nil"/>
          <w:bottom w:val="nil"/>
          <w:right w:val="nil"/>
          <w:between w:val="nil"/>
        </w:pBdr>
        <w:ind w:left="0"/>
      </w:pPr>
    </w:p>
    <w:p w14:paraId="0000050F" w14:textId="77777777" w:rsidR="00EC6469" w:rsidRDefault="001D5FD2">
      <w:r>
        <w:t>Who We Are</w:t>
      </w:r>
    </w:p>
    <w:p w14:paraId="00000510" w14:textId="77777777" w:rsidR="00EC6469" w:rsidRDefault="00EC6469">
      <w:pPr>
        <w:widowControl w:val="0"/>
        <w:pBdr>
          <w:top w:val="nil"/>
          <w:left w:val="nil"/>
          <w:bottom w:val="nil"/>
          <w:right w:val="nil"/>
          <w:between w:val="nil"/>
        </w:pBdr>
        <w:ind w:left="0"/>
      </w:pPr>
    </w:p>
    <w:p w14:paraId="00000511" w14:textId="77777777" w:rsidR="00EC6469" w:rsidRDefault="001D5FD2">
      <w:r>
        <w:t>[abt-082]</w:t>
      </w:r>
    </w:p>
    <w:p w14:paraId="00000512" w14:textId="77777777" w:rsidR="00EC6469" w:rsidRDefault="00EC6469">
      <w:pPr>
        <w:widowControl w:val="0"/>
        <w:pBdr>
          <w:top w:val="nil"/>
          <w:left w:val="nil"/>
          <w:bottom w:val="nil"/>
          <w:right w:val="nil"/>
          <w:between w:val="nil"/>
        </w:pBdr>
        <w:ind w:left="0"/>
      </w:pPr>
    </w:p>
    <w:p w14:paraId="00000513" w14:textId="77777777" w:rsidR="00EC6469" w:rsidRDefault="001D5FD2">
      <w:r>
        <w:t>Three Pillars</w:t>
      </w:r>
    </w:p>
    <w:p w14:paraId="00000514" w14:textId="77777777" w:rsidR="00EC6469" w:rsidRDefault="00EC6469">
      <w:pPr>
        <w:widowControl w:val="0"/>
        <w:pBdr>
          <w:top w:val="nil"/>
          <w:left w:val="nil"/>
          <w:bottom w:val="nil"/>
          <w:right w:val="nil"/>
          <w:between w:val="nil"/>
        </w:pBdr>
        <w:ind w:left="0"/>
      </w:pPr>
    </w:p>
    <w:p w14:paraId="00000515" w14:textId="77777777" w:rsidR="00EC6469" w:rsidRDefault="001D5FD2">
      <w:r>
        <w:t>[abt-083]</w:t>
      </w:r>
    </w:p>
    <w:p w14:paraId="00000516" w14:textId="77777777" w:rsidR="00EC6469" w:rsidRDefault="00EC6469">
      <w:pPr>
        <w:widowControl w:val="0"/>
        <w:pBdr>
          <w:top w:val="nil"/>
          <w:left w:val="nil"/>
          <w:bottom w:val="nil"/>
          <w:right w:val="nil"/>
          <w:between w:val="nil"/>
        </w:pBdr>
        <w:ind w:left="0"/>
      </w:pPr>
    </w:p>
    <w:p w14:paraId="00000517" w14:textId="77777777" w:rsidR="00EC6469" w:rsidRDefault="001D5FD2">
      <w:r>
        <w:t>Our Team</w:t>
      </w:r>
    </w:p>
    <w:p w14:paraId="00000518" w14:textId="77777777" w:rsidR="00EC6469" w:rsidRDefault="00EC6469">
      <w:pPr>
        <w:widowControl w:val="0"/>
        <w:pBdr>
          <w:top w:val="nil"/>
          <w:left w:val="nil"/>
          <w:bottom w:val="nil"/>
          <w:right w:val="nil"/>
          <w:between w:val="nil"/>
        </w:pBdr>
        <w:ind w:left="0"/>
      </w:pPr>
    </w:p>
    <w:p w14:paraId="00000519" w14:textId="77777777" w:rsidR="00EC6469" w:rsidRDefault="001D5FD2">
      <w:r>
        <w:t>[abt-084]</w:t>
      </w:r>
    </w:p>
    <w:p w14:paraId="0000051A" w14:textId="77777777" w:rsidR="00EC6469" w:rsidRDefault="00EC6469">
      <w:pPr>
        <w:widowControl w:val="0"/>
        <w:pBdr>
          <w:top w:val="nil"/>
          <w:left w:val="nil"/>
          <w:bottom w:val="nil"/>
          <w:right w:val="nil"/>
          <w:between w:val="nil"/>
        </w:pBdr>
        <w:ind w:left="0"/>
      </w:pPr>
    </w:p>
    <w:p w14:paraId="0000051B" w14:textId="77777777" w:rsidR="00EC6469" w:rsidRDefault="001D5FD2">
      <w:r>
        <w:t>Our History</w:t>
      </w:r>
    </w:p>
    <w:p w14:paraId="0000051C" w14:textId="77777777" w:rsidR="00EC6469" w:rsidRDefault="00EC6469">
      <w:pPr>
        <w:widowControl w:val="0"/>
        <w:pBdr>
          <w:top w:val="nil"/>
          <w:left w:val="nil"/>
          <w:bottom w:val="nil"/>
          <w:right w:val="nil"/>
          <w:between w:val="nil"/>
        </w:pBdr>
        <w:ind w:left="0"/>
      </w:pPr>
    </w:p>
    <w:p w14:paraId="0000051D" w14:textId="77777777" w:rsidR="00EC6469" w:rsidRDefault="001D5FD2">
      <w:r>
        <w:t>[abt-085]</w:t>
      </w:r>
    </w:p>
    <w:p w14:paraId="0000051E" w14:textId="77777777" w:rsidR="00EC6469" w:rsidRDefault="00EC6469">
      <w:pPr>
        <w:widowControl w:val="0"/>
        <w:pBdr>
          <w:top w:val="nil"/>
          <w:left w:val="nil"/>
          <w:bottom w:val="nil"/>
          <w:right w:val="nil"/>
          <w:between w:val="nil"/>
        </w:pBdr>
        <w:ind w:left="0"/>
      </w:pPr>
    </w:p>
    <w:p w14:paraId="0000051F" w14:textId="77777777" w:rsidR="00EC6469" w:rsidRDefault="001D5FD2">
      <w:r>
        <w:t>Ministry</w:t>
      </w:r>
    </w:p>
    <w:p w14:paraId="00000520" w14:textId="77777777" w:rsidR="00EC6469" w:rsidRDefault="00EC6469">
      <w:pPr>
        <w:widowControl w:val="0"/>
        <w:pBdr>
          <w:top w:val="nil"/>
          <w:left w:val="nil"/>
          <w:bottom w:val="nil"/>
          <w:right w:val="nil"/>
          <w:between w:val="nil"/>
        </w:pBdr>
        <w:ind w:left="0"/>
      </w:pPr>
    </w:p>
    <w:p w14:paraId="00000521" w14:textId="77777777" w:rsidR="00EC6469" w:rsidRDefault="001D5FD2">
      <w:r>
        <w:t>[abt-086]</w:t>
      </w:r>
    </w:p>
    <w:p w14:paraId="00000522" w14:textId="77777777" w:rsidR="00EC6469" w:rsidRDefault="00EC6469">
      <w:pPr>
        <w:widowControl w:val="0"/>
        <w:pBdr>
          <w:top w:val="nil"/>
          <w:left w:val="nil"/>
          <w:bottom w:val="nil"/>
          <w:right w:val="nil"/>
          <w:between w:val="nil"/>
        </w:pBdr>
        <w:ind w:left="0"/>
      </w:pPr>
    </w:p>
    <w:p w14:paraId="00000523" w14:textId="77777777" w:rsidR="00EC6469" w:rsidRDefault="001D5FD2">
      <w:r>
        <w:t>Healing Groups</w:t>
      </w:r>
    </w:p>
    <w:p w14:paraId="00000524" w14:textId="77777777" w:rsidR="00EC6469" w:rsidRDefault="00EC6469">
      <w:pPr>
        <w:widowControl w:val="0"/>
        <w:pBdr>
          <w:top w:val="nil"/>
          <w:left w:val="nil"/>
          <w:bottom w:val="nil"/>
          <w:right w:val="nil"/>
          <w:between w:val="nil"/>
        </w:pBdr>
        <w:ind w:left="0"/>
      </w:pPr>
    </w:p>
    <w:p w14:paraId="00000525" w14:textId="77777777" w:rsidR="00EC6469" w:rsidRDefault="001D5FD2">
      <w:r>
        <w:t>[abt-087]</w:t>
      </w:r>
    </w:p>
    <w:p w14:paraId="00000526" w14:textId="77777777" w:rsidR="00EC6469" w:rsidRDefault="00EC6469">
      <w:pPr>
        <w:widowControl w:val="0"/>
        <w:pBdr>
          <w:top w:val="nil"/>
          <w:left w:val="nil"/>
          <w:bottom w:val="nil"/>
          <w:right w:val="nil"/>
          <w:between w:val="nil"/>
        </w:pBdr>
        <w:ind w:left="0"/>
      </w:pPr>
    </w:p>
    <w:p w14:paraId="00000527" w14:textId="77777777" w:rsidR="00EC6469" w:rsidRDefault="001D5FD2">
      <w:r>
        <w:t>Become a Facilitator</w:t>
      </w:r>
    </w:p>
    <w:p w14:paraId="00000528" w14:textId="77777777" w:rsidR="00EC6469" w:rsidRDefault="00EC6469">
      <w:pPr>
        <w:widowControl w:val="0"/>
        <w:pBdr>
          <w:top w:val="nil"/>
          <w:left w:val="nil"/>
          <w:bottom w:val="nil"/>
          <w:right w:val="nil"/>
          <w:between w:val="nil"/>
        </w:pBdr>
        <w:ind w:left="0"/>
      </w:pPr>
    </w:p>
    <w:p w14:paraId="00000529" w14:textId="77777777" w:rsidR="00EC6469" w:rsidRDefault="001D5FD2">
      <w:r>
        <w:t>[abt-088]</w:t>
      </w:r>
    </w:p>
    <w:p w14:paraId="0000052A" w14:textId="77777777" w:rsidR="00EC6469" w:rsidRDefault="00EC6469">
      <w:pPr>
        <w:widowControl w:val="0"/>
        <w:pBdr>
          <w:top w:val="nil"/>
          <w:left w:val="nil"/>
          <w:bottom w:val="nil"/>
          <w:right w:val="nil"/>
          <w:between w:val="nil"/>
        </w:pBdr>
        <w:ind w:left="0"/>
      </w:pPr>
    </w:p>
    <w:p w14:paraId="0000052B" w14:textId="77777777" w:rsidR="00EC6469" w:rsidRDefault="001D5FD2">
      <w:r>
        <w:t>Haskell LIGHT</w:t>
      </w:r>
    </w:p>
    <w:p w14:paraId="0000052C" w14:textId="77777777" w:rsidR="00EC6469" w:rsidRDefault="00EC6469">
      <w:pPr>
        <w:widowControl w:val="0"/>
        <w:pBdr>
          <w:top w:val="nil"/>
          <w:left w:val="nil"/>
          <w:bottom w:val="nil"/>
          <w:right w:val="nil"/>
          <w:between w:val="nil"/>
        </w:pBdr>
        <w:ind w:left="0"/>
      </w:pPr>
    </w:p>
    <w:p w14:paraId="0000052D" w14:textId="77777777" w:rsidR="00EC6469" w:rsidRDefault="001D5FD2">
      <w:r>
        <w:t>[abt-089]</w:t>
      </w:r>
    </w:p>
    <w:p w14:paraId="0000052E" w14:textId="77777777" w:rsidR="00EC6469" w:rsidRDefault="00EC6469">
      <w:pPr>
        <w:widowControl w:val="0"/>
        <w:pBdr>
          <w:top w:val="nil"/>
          <w:left w:val="nil"/>
          <w:bottom w:val="nil"/>
          <w:right w:val="nil"/>
          <w:between w:val="nil"/>
        </w:pBdr>
        <w:ind w:left="0"/>
      </w:pPr>
    </w:p>
    <w:p w14:paraId="0000052F" w14:textId="77777777" w:rsidR="00EC6469" w:rsidRDefault="001D5FD2">
      <w:r>
        <w:t>Videos</w:t>
      </w:r>
    </w:p>
    <w:p w14:paraId="00000530" w14:textId="77777777" w:rsidR="00EC6469" w:rsidRDefault="00EC6469">
      <w:pPr>
        <w:widowControl w:val="0"/>
        <w:pBdr>
          <w:top w:val="nil"/>
          <w:left w:val="nil"/>
          <w:bottom w:val="nil"/>
          <w:right w:val="nil"/>
          <w:between w:val="nil"/>
        </w:pBdr>
        <w:ind w:left="0"/>
      </w:pPr>
    </w:p>
    <w:p w14:paraId="00000531" w14:textId="77777777" w:rsidR="00EC6469" w:rsidRDefault="001D5FD2">
      <w:r>
        <w:t>[abt-090]</w:t>
      </w:r>
    </w:p>
    <w:p w14:paraId="00000532" w14:textId="77777777" w:rsidR="00EC6469" w:rsidRDefault="00EC6469">
      <w:pPr>
        <w:widowControl w:val="0"/>
        <w:pBdr>
          <w:top w:val="nil"/>
          <w:left w:val="nil"/>
          <w:bottom w:val="nil"/>
          <w:right w:val="nil"/>
          <w:between w:val="nil"/>
        </w:pBdr>
        <w:ind w:left="0"/>
      </w:pPr>
    </w:p>
    <w:p w14:paraId="00000533" w14:textId="77777777" w:rsidR="00EC6469" w:rsidRDefault="001D5FD2">
      <w:r>
        <w:t>Contact</w:t>
      </w:r>
    </w:p>
    <w:p w14:paraId="00000534" w14:textId="77777777" w:rsidR="00EC6469" w:rsidRDefault="00EC6469">
      <w:pPr>
        <w:widowControl w:val="0"/>
        <w:pBdr>
          <w:top w:val="nil"/>
          <w:left w:val="nil"/>
          <w:bottom w:val="nil"/>
          <w:right w:val="nil"/>
          <w:between w:val="nil"/>
        </w:pBdr>
        <w:ind w:left="0"/>
      </w:pPr>
    </w:p>
    <w:p w14:paraId="00000535" w14:textId="77777777" w:rsidR="00EC6469" w:rsidRDefault="001D5FD2">
      <w:r>
        <w:t>[abt-091]</w:t>
      </w:r>
    </w:p>
    <w:p w14:paraId="00000536" w14:textId="77777777" w:rsidR="00EC6469" w:rsidRDefault="00EC6469">
      <w:pPr>
        <w:widowControl w:val="0"/>
        <w:pBdr>
          <w:top w:val="nil"/>
          <w:left w:val="nil"/>
          <w:bottom w:val="nil"/>
          <w:right w:val="nil"/>
          <w:between w:val="nil"/>
        </w:pBdr>
        <w:ind w:left="0"/>
      </w:pPr>
    </w:p>
    <w:p w14:paraId="00000537" w14:textId="77777777" w:rsidR="00EC6469" w:rsidRDefault="001D5FD2">
      <w:r>
        <w:t>(262) 439-5663</w:t>
      </w:r>
    </w:p>
    <w:p w14:paraId="00000538" w14:textId="77777777" w:rsidR="00EC6469" w:rsidRDefault="00EC6469">
      <w:pPr>
        <w:widowControl w:val="0"/>
        <w:pBdr>
          <w:top w:val="nil"/>
          <w:left w:val="nil"/>
          <w:bottom w:val="nil"/>
          <w:right w:val="nil"/>
          <w:between w:val="nil"/>
        </w:pBdr>
        <w:ind w:left="0"/>
      </w:pPr>
    </w:p>
    <w:p w14:paraId="00000539" w14:textId="77777777" w:rsidR="00EC6469" w:rsidRDefault="001D5FD2">
      <w:r>
        <w:t>[abt-092]</w:t>
      </w:r>
    </w:p>
    <w:p w14:paraId="0000053A" w14:textId="77777777" w:rsidR="00EC6469" w:rsidRDefault="00EC6469">
      <w:pPr>
        <w:widowControl w:val="0"/>
        <w:pBdr>
          <w:top w:val="nil"/>
          <w:left w:val="nil"/>
          <w:bottom w:val="nil"/>
          <w:right w:val="nil"/>
          <w:between w:val="nil"/>
        </w:pBdr>
        <w:ind w:left="0"/>
      </w:pPr>
    </w:p>
    <w:p w14:paraId="0000053B" w14:textId="77777777" w:rsidR="00EC6469" w:rsidRDefault="001D5FD2">
      <w:r>
        <w:t>(262) 783-5267</w:t>
      </w:r>
    </w:p>
    <w:p w14:paraId="0000053C" w14:textId="77777777" w:rsidR="00EC6469" w:rsidRDefault="00EC6469">
      <w:pPr>
        <w:widowControl w:val="0"/>
        <w:pBdr>
          <w:top w:val="nil"/>
          <w:left w:val="nil"/>
          <w:bottom w:val="nil"/>
          <w:right w:val="nil"/>
          <w:between w:val="nil"/>
        </w:pBdr>
        <w:ind w:left="0"/>
      </w:pPr>
    </w:p>
    <w:p w14:paraId="0000053D" w14:textId="77777777" w:rsidR="00EC6469" w:rsidRDefault="001D5FD2">
      <w:r>
        <w:t>[abt-093]</w:t>
      </w:r>
    </w:p>
    <w:p w14:paraId="0000053E" w14:textId="77777777" w:rsidR="00EC6469" w:rsidRDefault="00EC6469">
      <w:pPr>
        <w:widowControl w:val="0"/>
        <w:pBdr>
          <w:top w:val="nil"/>
          <w:left w:val="nil"/>
          <w:bottom w:val="nil"/>
          <w:right w:val="nil"/>
          <w:between w:val="nil"/>
        </w:pBdr>
        <w:ind w:left="0"/>
      </w:pPr>
    </w:p>
    <w:p w14:paraId="0000053F" w14:textId="77777777" w:rsidR="00EC6469" w:rsidRDefault="001D5FD2">
      <w:r>
        <w:t>Email LIM</w:t>
      </w:r>
    </w:p>
    <w:p w14:paraId="00000540" w14:textId="77777777" w:rsidR="00EC6469" w:rsidRDefault="00EC6469">
      <w:pPr>
        <w:widowControl w:val="0"/>
        <w:pBdr>
          <w:top w:val="nil"/>
          <w:left w:val="nil"/>
          <w:bottom w:val="nil"/>
          <w:right w:val="nil"/>
          <w:between w:val="nil"/>
        </w:pBdr>
        <w:ind w:left="0"/>
      </w:pPr>
    </w:p>
    <w:p w14:paraId="00000541" w14:textId="77777777" w:rsidR="00EC6469" w:rsidRDefault="001D5FD2">
      <w:r>
        <w:t>[abt-094]</w:t>
      </w:r>
    </w:p>
    <w:p w14:paraId="00000542" w14:textId="77777777" w:rsidR="00EC6469" w:rsidRDefault="00EC6469">
      <w:pPr>
        <w:widowControl w:val="0"/>
        <w:pBdr>
          <w:top w:val="nil"/>
          <w:left w:val="nil"/>
          <w:bottom w:val="nil"/>
          <w:right w:val="nil"/>
          <w:between w:val="nil"/>
        </w:pBdr>
        <w:ind w:left="0"/>
      </w:pPr>
    </w:p>
    <w:p w14:paraId="00000543" w14:textId="77777777" w:rsidR="00EC6469" w:rsidRDefault="001D5FD2">
      <w:r>
        <w:t>Official Website</w:t>
      </w:r>
    </w:p>
    <w:p w14:paraId="00000544" w14:textId="77777777" w:rsidR="00EC6469" w:rsidRDefault="00EC6469">
      <w:pPr>
        <w:widowControl w:val="0"/>
        <w:pBdr>
          <w:top w:val="nil"/>
          <w:left w:val="nil"/>
          <w:bottom w:val="nil"/>
          <w:right w:val="nil"/>
          <w:between w:val="nil"/>
        </w:pBdr>
        <w:ind w:left="0"/>
      </w:pPr>
    </w:p>
    <w:p w14:paraId="00000545" w14:textId="77777777" w:rsidR="00EC6469" w:rsidRDefault="001D5FD2">
      <w:r>
        <w:t>[abt-095]</w:t>
      </w:r>
    </w:p>
    <w:p w14:paraId="00000546" w14:textId="77777777" w:rsidR="00EC6469" w:rsidRDefault="00EC6469">
      <w:pPr>
        <w:widowControl w:val="0"/>
        <w:pBdr>
          <w:top w:val="nil"/>
          <w:left w:val="nil"/>
          <w:bottom w:val="nil"/>
          <w:right w:val="nil"/>
          <w:between w:val="nil"/>
        </w:pBdr>
        <w:ind w:left="0"/>
      </w:pPr>
    </w:p>
    <w:p w14:paraId="00000547" w14:textId="77777777" w:rsidR="00EC6469" w:rsidRDefault="001D5FD2">
      <w:r>
        <w:t>Brand Guide</w:t>
      </w:r>
    </w:p>
    <w:p w14:paraId="00000548" w14:textId="77777777" w:rsidR="00EC6469" w:rsidRDefault="00EC6469">
      <w:pPr>
        <w:widowControl w:val="0"/>
        <w:pBdr>
          <w:top w:val="nil"/>
          <w:left w:val="nil"/>
          <w:bottom w:val="nil"/>
          <w:right w:val="nil"/>
          <w:between w:val="nil"/>
        </w:pBdr>
        <w:ind w:left="0"/>
      </w:pPr>
    </w:p>
    <w:p w14:paraId="00000549" w14:textId="77777777" w:rsidR="00EC6469" w:rsidRDefault="001D5FD2">
      <w:r>
        <w:t>[abt-096]</w:t>
      </w:r>
    </w:p>
    <w:p w14:paraId="0000054A" w14:textId="77777777" w:rsidR="00EC6469" w:rsidRDefault="00EC6469">
      <w:pPr>
        <w:widowControl w:val="0"/>
        <w:pBdr>
          <w:top w:val="nil"/>
          <w:left w:val="nil"/>
          <w:bottom w:val="nil"/>
          <w:right w:val="nil"/>
          <w:between w:val="nil"/>
        </w:pBdr>
        <w:ind w:left="0"/>
      </w:pPr>
    </w:p>
    <w:p w14:paraId="0000054B" w14:textId="77777777" w:rsidR="00EC6469" w:rsidRDefault="001D5FD2">
      <w:r>
        <w:t>© 2026 Lutheran Indian Ministries · 501(c)(3) Non-Profit Organization · EIN 39-1506889 · All Rights Reserved</w:t>
      </w:r>
    </w:p>
    <w:p w14:paraId="0000054C" w14:textId="77777777" w:rsidR="00EC6469" w:rsidRDefault="00EC6469">
      <w:pPr>
        <w:widowControl w:val="0"/>
        <w:pBdr>
          <w:top w:val="nil"/>
          <w:left w:val="nil"/>
          <w:bottom w:val="nil"/>
          <w:right w:val="nil"/>
          <w:between w:val="nil"/>
        </w:pBdr>
        <w:ind w:left="0"/>
      </w:pPr>
    </w:p>
    <w:p w14:paraId="0000054D" w14:textId="79734A0E" w:rsidR="00EC6469" w:rsidRDefault="001D5FD2">
      <w:pPr>
        <w:pStyle w:val="Heading3"/>
      </w:pPr>
      <w:bookmarkStart w:id="230" w:name="_81w3zxumg1xy" w:colFirst="0" w:colLast="0"/>
      <w:bookmarkEnd w:id="230"/>
      <w:r>
        <w:lastRenderedPageBreak/>
        <w:t>Modal — Donate</w:t>
      </w:r>
      <w:ins w:id="231" w:author="Jaylene Peterson-Nyren" w:date="2026-05-07T17:02:00Z">
        <w:r w:rsidR="00EC3574">
          <w:t xml:space="preserve"> – </w:t>
        </w:r>
        <w:r w:rsidR="00EC3574" w:rsidRPr="00794A90">
          <w:rPr>
            <w:highlight w:val="yellow"/>
            <w:rPrChange w:id="232" w:author="Jaylene Peterson-Nyren" w:date="2026-05-07T17:03:00Z">
              <w:rPr/>
            </w:rPrChange>
          </w:rPr>
          <w:t xml:space="preserve">Angie and Jaylene to Review </w:t>
        </w:r>
      </w:ins>
      <w:ins w:id="233" w:author="Jaylene Peterson-Nyren" w:date="2026-05-07T17:04:00Z">
        <w:r w:rsidR="00B95A96">
          <w:rPr>
            <w:highlight w:val="yellow"/>
          </w:rPr>
          <w:t xml:space="preserve">this section </w:t>
        </w:r>
      </w:ins>
      <w:ins w:id="234" w:author="Jaylene Peterson-Nyren" w:date="2026-05-07T17:02:00Z">
        <w:r w:rsidR="00EC3574" w:rsidRPr="00794A90">
          <w:rPr>
            <w:highlight w:val="yellow"/>
            <w:rPrChange w:id="235" w:author="Jaylene Peterson-Nyren" w:date="2026-05-07T17:03:00Z">
              <w:rPr/>
            </w:rPrChange>
          </w:rPr>
          <w:t>from Donor Perspecti</w:t>
        </w:r>
        <w:r w:rsidR="00794A90" w:rsidRPr="00794A90">
          <w:rPr>
            <w:highlight w:val="yellow"/>
            <w:rPrChange w:id="236" w:author="Jaylene Peterson-Nyren" w:date="2026-05-07T17:03:00Z">
              <w:rPr/>
            </w:rPrChange>
          </w:rPr>
          <w:t>ve</w:t>
        </w:r>
      </w:ins>
    </w:p>
    <w:p w14:paraId="0000054E" w14:textId="77777777" w:rsidR="00EC6469" w:rsidRDefault="001D5FD2">
      <w:r>
        <w:t>[abt-097]</w:t>
      </w:r>
    </w:p>
    <w:p w14:paraId="0000054F" w14:textId="77777777" w:rsidR="00EC6469" w:rsidRDefault="00EC6469">
      <w:pPr>
        <w:widowControl w:val="0"/>
        <w:pBdr>
          <w:top w:val="nil"/>
          <w:left w:val="nil"/>
          <w:bottom w:val="nil"/>
          <w:right w:val="nil"/>
          <w:between w:val="nil"/>
        </w:pBdr>
        <w:ind w:left="0"/>
      </w:pPr>
    </w:p>
    <w:p w14:paraId="00000550" w14:textId="77777777" w:rsidR="00EC6469" w:rsidRDefault="001D5FD2">
      <w:r>
        <w:t>Partner With Us</w:t>
      </w:r>
    </w:p>
    <w:p w14:paraId="00000551" w14:textId="77777777" w:rsidR="00EC6469" w:rsidRDefault="00EC6469">
      <w:pPr>
        <w:widowControl w:val="0"/>
        <w:pBdr>
          <w:top w:val="nil"/>
          <w:left w:val="nil"/>
          <w:bottom w:val="nil"/>
          <w:right w:val="nil"/>
          <w:between w:val="nil"/>
        </w:pBdr>
        <w:ind w:left="0"/>
      </w:pPr>
    </w:p>
    <w:p w14:paraId="00000552" w14:textId="77777777" w:rsidR="00EC6469" w:rsidRDefault="001D5FD2">
      <w:r>
        <w:t>[abt-098]</w:t>
      </w:r>
    </w:p>
    <w:p w14:paraId="00000553" w14:textId="77777777" w:rsidR="00EC6469" w:rsidRDefault="00EC6469">
      <w:pPr>
        <w:widowControl w:val="0"/>
        <w:pBdr>
          <w:top w:val="nil"/>
          <w:left w:val="nil"/>
          <w:bottom w:val="nil"/>
          <w:right w:val="nil"/>
          <w:between w:val="nil"/>
        </w:pBdr>
        <w:ind w:left="0"/>
      </w:pPr>
    </w:p>
    <w:p w14:paraId="00000554" w14:textId="77777777" w:rsidR="00EC6469" w:rsidRDefault="001D5FD2">
      <w:r>
        <w:t>✕</w:t>
      </w:r>
    </w:p>
    <w:p w14:paraId="00000555" w14:textId="77777777" w:rsidR="00EC6469" w:rsidRDefault="00EC6469">
      <w:pPr>
        <w:widowControl w:val="0"/>
        <w:pBdr>
          <w:top w:val="nil"/>
          <w:left w:val="nil"/>
          <w:bottom w:val="nil"/>
          <w:right w:val="nil"/>
          <w:between w:val="nil"/>
        </w:pBdr>
        <w:ind w:left="0"/>
      </w:pPr>
    </w:p>
    <w:p w14:paraId="00000556" w14:textId="77777777" w:rsidR="00EC6469" w:rsidRDefault="001D5FD2">
      <w:r>
        <w:t>[abt-099]</w:t>
      </w:r>
    </w:p>
    <w:p w14:paraId="00000557" w14:textId="77777777" w:rsidR="00EC6469" w:rsidRDefault="00EC6469">
      <w:pPr>
        <w:widowControl w:val="0"/>
        <w:pBdr>
          <w:top w:val="nil"/>
          <w:left w:val="nil"/>
          <w:bottom w:val="nil"/>
          <w:right w:val="nil"/>
          <w:between w:val="nil"/>
        </w:pBdr>
        <w:ind w:left="0"/>
      </w:pPr>
    </w:p>
    <w:p w14:paraId="00000558" w14:textId="77777777" w:rsidR="00EC6469" w:rsidRDefault="001D5FD2">
      <w:r>
        <w:t>One-Time</w:t>
      </w:r>
    </w:p>
    <w:p w14:paraId="00000559" w14:textId="77777777" w:rsidR="00EC6469" w:rsidRDefault="00EC6469">
      <w:pPr>
        <w:widowControl w:val="0"/>
        <w:pBdr>
          <w:top w:val="nil"/>
          <w:left w:val="nil"/>
          <w:bottom w:val="nil"/>
          <w:right w:val="nil"/>
          <w:between w:val="nil"/>
        </w:pBdr>
        <w:ind w:left="0"/>
      </w:pPr>
    </w:p>
    <w:p w14:paraId="0000055A" w14:textId="77777777" w:rsidR="00EC6469" w:rsidRDefault="001D5FD2">
      <w:r>
        <w:t>[abt-100]</w:t>
      </w:r>
    </w:p>
    <w:p w14:paraId="0000055B" w14:textId="77777777" w:rsidR="00EC6469" w:rsidRDefault="00EC6469">
      <w:pPr>
        <w:widowControl w:val="0"/>
        <w:pBdr>
          <w:top w:val="nil"/>
          <w:left w:val="nil"/>
          <w:bottom w:val="nil"/>
          <w:right w:val="nil"/>
          <w:between w:val="nil"/>
        </w:pBdr>
        <w:ind w:left="0"/>
      </w:pPr>
    </w:p>
    <w:p w14:paraId="0000055C" w14:textId="77777777" w:rsidR="00EC6469" w:rsidRDefault="001D5FD2">
      <w:r>
        <w:t>Monthly Most Impact</w:t>
      </w:r>
    </w:p>
    <w:p w14:paraId="0000055D" w14:textId="77777777" w:rsidR="00EC6469" w:rsidRDefault="00EC6469">
      <w:pPr>
        <w:widowControl w:val="0"/>
        <w:pBdr>
          <w:top w:val="nil"/>
          <w:left w:val="nil"/>
          <w:bottom w:val="nil"/>
          <w:right w:val="nil"/>
          <w:between w:val="nil"/>
        </w:pBdr>
        <w:ind w:left="0"/>
      </w:pPr>
    </w:p>
    <w:p w14:paraId="0000055E" w14:textId="77777777" w:rsidR="00EC6469" w:rsidRDefault="001D5FD2">
      <w:r>
        <w:t>[abt-101]</w:t>
      </w:r>
    </w:p>
    <w:p w14:paraId="0000055F" w14:textId="77777777" w:rsidR="00EC6469" w:rsidRDefault="00EC6469">
      <w:pPr>
        <w:widowControl w:val="0"/>
        <w:pBdr>
          <w:top w:val="nil"/>
          <w:left w:val="nil"/>
          <w:bottom w:val="nil"/>
          <w:right w:val="nil"/>
          <w:between w:val="nil"/>
        </w:pBdr>
        <w:ind w:left="0"/>
      </w:pPr>
    </w:p>
    <w:p w14:paraId="00000560" w14:textId="77777777" w:rsidR="00EC6469" w:rsidRDefault="001D5FD2">
      <w:r>
        <w:t>$25</w:t>
      </w:r>
    </w:p>
    <w:p w14:paraId="00000561" w14:textId="77777777" w:rsidR="00EC6469" w:rsidRDefault="00EC6469">
      <w:pPr>
        <w:widowControl w:val="0"/>
        <w:pBdr>
          <w:top w:val="nil"/>
          <w:left w:val="nil"/>
          <w:bottom w:val="nil"/>
          <w:right w:val="nil"/>
          <w:between w:val="nil"/>
        </w:pBdr>
        <w:ind w:left="0"/>
      </w:pPr>
    </w:p>
    <w:p w14:paraId="00000562" w14:textId="77777777" w:rsidR="00EC6469" w:rsidRDefault="001D5FD2">
      <w:r>
        <w:t>[abt-102]</w:t>
      </w:r>
    </w:p>
    <w:p w14:paraId="00000563" w14:textId="77777777" w:rsidR="00EC6469" w:rsidRDefault="00EC6469">
      <w:pPr>
        <w:widowControl w:val="0"/>
        <w:pBdr>
          <w:top w:val="nil"/>
          <w:left w:val="nil"/>
          <w:bottom w:val="nil"/>
          <w:right w:val="nil"/>
          <w:between w:val="nil"/>
        </w:pBdr>
        <w:ind w:left="0"/>
      </w:pPr>
    </w:p>
    <w:p w14:paraId="00000564" w14:textId="77777777" w:rsidR="00EC6469" w:rsidRDefault="001D5FD2">
      <w:r>
        <w:t>$50</w:t>
      </w:r>
    </w:p>
    <w:p w14:paraId="00000565" w14:textId="77777777" w:rsidR="00EC6469" w:rsidRDefault="00EC6469">
      <w:pPr>
        <w:widowControl w:val="0"/>
        <w:pBdr>
          <w:top w:val="nil"/>
          <w:left w:val="nil"/>
          <w:bottom w:val="nil"/>
          <w:right w:val="nil"/>
          <w:between w:val="nil"/>
        </w:pBdr>
        <w:ind w:left="0"/>
      </w:pPr>
    </w:p>
    <w:p w14:paraId="00000566" w14:textId="77777777" w:rsidR="00EC6469" w:rsidRDefault="001D5FD2">
      <w:r>
        <w:t>[abt-103]</w:t>
      </w:r>
    </w:p>
    <w:p w14:paraId="00000567" w14:textId="77777777" w:rsidR="00EC6469" w:rsidRDefault="00EC6469">
      <w:pPr>
        <w:widowControl w:val="0"/>
        <w:pBdr>
          <w:top w:val="nil"/>
          <w:left w:val="nil"/>
          <w:bottom w:val="nil"/>
          <w:right w:val="nil"/>
          <w:between w:val="nil"/>
        </w:pBdr>
        <w:ind w:left="0"/>
      </w:pPr>
    </w:p>
    <w:p w14:paraId="00000568" w14:textId="77777777" w:rsidR="00EC6469" w:rsidRDefault="001D5FD2">
      <w:r>
        <w:t>$100</w:t>
      </w:r>
    </w:p>
    <w:p w14:paraId="00000569" w14:textId="77777777" w:rsidR="00EC6469" w:rsidRDefault="00EC6469">
      <w:pPr>
        <w:widowControl w:val="0"/>
        <w:pBdr>
          <w:top w:val="nil"/>
          <w:left w:val="nil"/>
          <w:bottom w:val="nil"/>
          <w:right w:val="nil"/>
          <w:between w:val="nil"/>
        </w:pBdr>
        <w:ind w:left="0"/>
      </w:pPr>
    </w:p>
    <w:p w14:paraId="0000056A" w14:textId="77777777" w:rsidR="00EC6469" w:rsidRDefault="001D5FD2">
      <w:r>
        <w:t>[abt-104]</w:t>
      </w:r>
    </w:p>
    <w:p w14:paraId="0000056B" w14:textId="77777777" w:rsidR="00EC6469" w:rsidRDefault="00EC6469">
      <w:pPr>
        <w:widowControl w:val="0"/>
        <w:pBdr>
          <w:top w:val="nil"/>
          <w:left w:val="nil"/>
          <w:bottom w:val="nil"/>
          <w:right w:val="nil"/>
          <w:between w:val="nil"/>
        </w:pBdr>
        <w:ind w:left="0"/>
      </w:pPr>
    </w:p>
    <w:p w14:paraId="0000056C" w14:textId="77777777" w:rsidR="00EC6469" w:rsidRDefault="001D5FD2">
      <w:r>
        <w:t>$250</w:t>
      </w:r>
    </w:p>
    <w:p w14:paraId="0000056D" w14:textId="77777777" w:rsidR="00EC6469" w:rsidRDefault="00EC6469">
      <w:pPr>
        <w:widowControl w:val="0"/>
        <w:pBdr>
          <w:top w:val="nil"/>
          <w:left w:val="nil"/>
          <w:bottom w:val="nil"/>
          <w:right w:val="nil"/>
          <w:between w:val="nil"/>
        </w:pBdr>
        <w:ind w:left="0"/>
      </w:pPr>
    </w:p>
    <w:p w14:paraId="0000056E" w14:textId="77777777" w:rsidR="00EC6469" w:rsidRDefault="001D5FD2">
      <w:r>
        <w:t>[abt-105]</w:t>
      </w:r>
    </w:p>
    <w:p w14:paraId="0000056F" w14:textId="77777777" w:rsidR="00EC6469" w:rsidRDefault="00EC6469">
      <w:pPr>
        <w:widowControl w:val="0"/>
        <w:pBdr>
          <w:top w:val="nil"/>
          <w:left w:val="nil"/>
          <w:bottom w:val="nil"/>
          <w:right w:val="nil"/>
          <w:between w:val="nil"/>
        </w:pBdr>
        <w:ind w:left="0"/>
      </w:pPr>
    </w:p>
    <w:p w14:paraId="00000570" w14:textId="77777777" w:rsidR="00EC6469" w:rsidRDefault="001D5FD2">
      <w:r>
        <w:t>Other amount</w:t>
      </w:r>
    </w:p>
    <w:p w14:paraId="00000571" w14:textId="77777777" w:rsidR="00EC6469" w:rsidRDefault="00EC6469">
      <w:pPr>
        <w:widowControl w:val="0"/>
        <w:pBdr>
          <w:top w:val="nil"/>
          <w:left w:val="nil"/>
          <w:bottom w:val="nil"/>
          <w:right w:val="nil"/>
          <w:between w:val="nil"/>
        </w:pBdr>
        <w:ind w:left="0"/>
      </w:pPr>
    </w:p>
    <w:p w14:paraId="00000572" w14:textId="77777777" w:rsidR="00EC6469" w:rsidRDefault="001D5FD2">
      <w:r>
        <w:t>[abt-106]</w:t>
      </w:r>
    </w:p>
    <w:p w14:paraId="00000573" w14:textId="77777777" w:rsidR="00EC6469" w:rsidRDefault="00EC6469">
      <w:pPr>
        <w:widowControl w:val="0"/>
        <w:pBdr>
          <w:top w:val="nil"/>
          <w:left w:val="nil"/>
          <w:bottom w:val="nil"/>
          <w:right w:val="nil"/>
          <w:between w:val="nil"/>
        </w:pBdr>
        <w:ind w:left="0"/>
      </w:pPr>
    </w:p>
    <w:p w14:paraId="00000574" w14:textId="08F9A0D3" w:rsidR="00EC6469" w:rsidRDefault="001D5FD2">
      <w:pPr>
        <w:rPr>
          <w:highlight w:val="yellow"/>
        </w:rPr>
      </w:pPr>
      <w:r>
        <w:rPr>
          <w:highlight w:val="yellow"/>
        </w:rPr>
        <w:t>$100 sponsors a full healing group participant — all 6 sessions, rooted in God's Word</w:t>
      </w:r>
      <w:ins w:id="237" w:author="Jaylene Peterson-Nyren" w:date="2026-05-07T14:04:00Z">
        <w:r w:rsidR="00493BE9">
          <w:rPr>
            <w:highlight w:val="yellow"/>
          </w:rPr>
          <w:t xml:space="preserve"> (actual cost/THI report?)</w:t>
        </w:r>
      </w:ins>
      <w:r>
        <w:rPr>
          <w:highlight w:val="yellow"/>
        </w:rPr>
        <w:t>.</w:t>
      </w:r>
    </w:p>
    <w:p w14:paraId="00000575" w14:textId="77777777" w:rsidR="00EC6469" w:rsidRDefault="00EC6469">
      <w:pPr>
        <w:widowControl w:val="0"/>
        <w:pBdr>
          <w:top w:val="nil"/>
          <w:left w:val="nil"/>
          <w:bottom w:val="nil"/>
          <w:right w:val="nil"/>
          <w:between w:val="nil"/>
        </w:pBdr>
        <w:ind w:left="0"/>
      </w:pPr>
    </w:p>
    <w:p w14:paraId="00000576" w14:textId="77777777" w:rsidR="00EC6469" w:rsidRDefault="001D5FD2">
      <w:r>
        <w:t>[abt-107]</w:t>
      </w:r>
    </w:p>
    <w:p w14:paraId="00000577" w14:textId="77777777" w:rsidR="00EC6469" w:rsidRDefault="00EC6469">
      <w:pPr>
        <w:widowControl w:val="0"/>
        <w:pBdr>
          <w:top w:val="nil"/>
          <w:left w:val="nil"/>
          <w:bottom w:val="nil"/>
          <w:right w:val="nil"/>
          <w:between w:val="nil"/>
        </w:pBdr>
        <w:ind w:left="0"/>
      </w:pPr>
    </w:p>
    <w:p w14:paraId="00000578" w14:textId="77777777" w:rsidR="00EC6469" w:rsidRDefault="001D5FD2">
      <w:r>
        <w:t>First Name *</w:t>
      </w:r>
    </w:p>
    <w:p w14:paraId="00000579" w14:textId="77777777" w:rsidR="00EC6469" w:rsidRDefault="00EC6469">
      <w:pPr>
        <w:widowControl w:val="0"/>
        <w:pBdr>
          <w:top w:val="nil"/>
          <w:left w:val="nil"/>
          <w:bottom w:val="nil"/>
          <w:right w:val="nil"/>
          <w:between w:val="nil"/>
        </w:pBdr>
        <w:ind w:left="0"/>
      </w:pPr>
    </w:p>
    <w:p w14:paraId="0000057A" w14:textId="77777777" w:rsidR="00EC6469" w:rsidRDefault="001D5FD2">
      <w:r>
        <w:t>[abt-108]</w:t>
      </w:r>
    </w:p>
    <w:p w14:paraId="0000057B" w14:textId="77777777" w:rsidR="00EC6469" w:rsidRDefault="00EC6469">
      <w:pPr>
        <w:widowControl w:val="0"/>
        <w:pBdr>
          <w:top w:val="nil"/>
          <w:left w:val="nil"/>
          <w:bottom w:val="nil"/>
          <w:right w:val="nil"/>
          <w:between w:val="nil"/>
        </w:pBdr>
        <w:ind w:left="0"/>
      </w:pPr>
    </w:p>
    <w:p w14:paraId="0000057C" w14:textId="77777777" w:rsidR="00EC6469" w:rsidRDefault="001D5FD2">
      <w:r>
        <w:t>First</w:t>
      </w:r>
    </w:p>
    <w:p w14:paraId="0000057D" w14:textId="77777777" w:rsidR="00EC6469" w:rsidRDefault="00EC6469">
      <w:pPr>
        <w:widowControl w:val="0"/>
        <w:pBdr>
          <w:top w:val="nil"/>
          <w:left w:val="nil"/>
          <w:bottom w:val="nil"/>
          <w:right w:val="nil"/>
          <w:between w:val="nil"/>
        </w:pBdr>
        <w:ind w:left="0"/>
      </w:pPr>
    </w:p>
    <w:p w14:paraId="0000057E" w14:textId="77777777" w:rsidR="00EC6469" w:rsidRDefault="001D5FD2">
      <w:r>
        <w:t>[abt-109]</w:t>
      </w:r>
    </w:p>
    <w:p w14:paraId="0000057F" w14:textId="77777777" w:rsidR="00EC6469" w:rsidRDefault="00EC6469">
      <w:pPr>
        <w:widowControl w:val="0"/>
        <w:pBdr>
          <w:top w:val="nil"/>
          <w:left w:val="nil"/>
          <w:bottom w:val="nil"/>
          <w:right w:val="nil"/>
          <w:between w:val="nil"/>
        </w:pBdr>
        <w:ind w:left="0"/>
      </w:pPr>
    </w:p>
    <w:p w14:paraId="00000580" w14:textId="77777777" w:rsidR="00EC6469" w:rsidRDefault="001D5FD2">
      <w:r>
        <w:t>Last Name *</w:t>
      </w:r>
    </w:p>
    <w:p w14:paraId="00000581" w14:textId="77777777" w:rsidR="00EC6469" w:rsidRDefault="00EC6469">
      <w:pPr>
        <w:widowControl w:val="0"/>
        <w:pBdr>
          <w:top w:val="nil"/>
          <w:left w:val="nil"/>
          <w:bottom w:val="nil"/>
          <w:right w:val="nil"/>
          <w:between w:val="nil"/>
        </w:pBdr>
        <w:ind w:left="0"/>
      </w:pPr>
    </w:p>
    <w:p w14:paraId="00000582" w14:textId="77777777" w:rsidR="00EC6469" w:rsidRDefault="001D5FD2">
      <w:r>
        <w:t>[abt-110]</w:t>
      </w:r>
    </w:p>
    <w:p w14:paraId="00000583" w14:textId="77777777" w:rsidR="00EC6469" w:rsidRDefault="00EC6469">
      <w:pPr>
        <w:widowControl w:val="0"/>
        <w:pBdr>
          <w:top w:val="nil"/>
          <w:left w:val="nil"/>
          <w:bottom w:val="nil"/>
          <w:right w:val="nil"/>
          <w:between w:val="nil"/>
        </w:pBdr>
        <w:ind w:left="0"/>
      </w:pPr>
    </w:p>
    <w:p w14:paraId="00000584" w14:textId="77777777" w:rsidR="00EC6469" w:rsidRDefault="001D5FD2">
      <w:r>
        <w:t>Last</w:t>
      </w:r>
    </w:p>
    <w:p w14:paraId="00000585" w14:textId="77777777" w:rsidR="00EC6469" w:rsidRDefault="00EC6469">
      <w:pPr>
        <w:widowControl w:val="0"/>
        <w:pBdr>
          <w:top w:val="nil"/>
          <w:left w:val="nil"/>
          <w:bottom w:val="nil"/>
          <w:right w:val="nil"/>
          <w:between w:val="nil"/>
        </w:pBdr>
        <w:ind w:left="0"/>
      </w:pPr>
    </w:p>
    <w:p w14:paraId="00000586" w14:textId="77777777" w:rsidR="00EC6469" w:rsidRDefault="001D5FD2">
      <w:r>
        <w:t>[abt-111]</w:t>
      </w:r>
    </w:p>
    <w:p w14:paraId="00000587" w14:textId="77777777" w:rsidR="00EC6469" w:rsidRDefault="00EC6469">
      <w:pPr>
        <w:widowControl w:val="0"/>
        <w:pBdr>
          <w:top w:val="nil"/>
          <w:left w:val="nil"/>
          <w:bottom w:val="nil"/>
          <w:right w:val="nil"/>
          <w:between w:val="nil"/>
        </w:pBdr>
        <w:ind w:left="0"/>
      </w:pPr>
    </w:p>
    <w:p w14:paraId="00000588" w14:textId="77777777" w:rsidR="00EC6469" w:rsidRDefault="001D5FD2">
      <w:r>
        <w:t>Email *</w:t>
      </w:r>
    </w:p>
    <w:p w14:paraId="00000589" w14:textId="77777777" w:rsidR="00EC6469" w:rsidRDefault="00EC6469">
      <w:pPr>
        <w:widowControl w:val="0"/>
        <w:pBdr>
          <w:top w:val="nil"/>
          <w:left w:val="nil"/>
          <w:bottom w:val="nil"/>
          <w:right w:val="nil"/>
          <w:between w:val="nil"/>
        </w:pBdr>
        <w:ind w:left="0"/>
      </w:pPr>
    </w:p>
    <w:p w14:paraId="0000058A" w14:textId="77777777" w:rsidR="00EC6469" w:rsidRDefault="001D5FD2">
      <w:r>
        <w:t>[abt-112]</w:t>
      </w:r>
    </w:p>
    <w:p w14:paraId="0000058B" w14:textId="77777777" w:rsidR="00EC6469" w:rsidRDefault="00EC6469">
      <w:pPr>
        <w:widowControl w:val="0"/>
        <w:pBdr>
          <w:top w:val="nil"/>
          <w:left w:val="nil"/>
          <w:bottom w:val="nil"/>
          <w:right w:val="nil"/>
          <w:between w:val="nil"/>
        </w:pBdr>
        <w:ind w:left="0"/>
      </w:pPr>
    </w:p>
    <w:p w14:paraId="0000058C" w14:textId="77777777" w:rsidR="00EC6469" w:rsidRDefault="00000000">
      <w:hyperlink r:id="rId10">
        <w:r w:rsidR="00EC6469">
          <w:rPr>
            <w:color w:val="1155CC"/>
            <w:u w:val="single"/>
          </w:rPr>
          <w:t>you@example.com</w:t>
        </w:r>
      </w:hyperlink>
    </w:p>
    <w:p w14:paraId="0000058D" w14:textId="77777777" w:rsidR="00EC6469" w:rsidRDefault="00EC6469">
      <w:pPr>
        <w:widowControl w:val="0"/>
        <w:pBdr>
          <w:top w:val="nil"/>
          <w:left w:val="nil"/>
          <w:bottom w:val="nil"/>
          <w:right w:val="nil"/>
          <w:between w:val="nil"/>
        </w:pBdr>
        <w:ind w:left="0"/>
      </w:pPr>
    </w:p>
    <w:p w14:paraId="0000058E" w14:textId="77777777" w:rsidR="00EC6469" w:rsidRDefault="001D5FD2">
      <w:r>
        <w:t>[abt-113]</w:t>
      </w:r>
    </w:p>
    <w:p w14:paraId="0000058F" w14:textId="77777777" w:rsidR="00EC6469" w:rsidRDefault="00EC6469">
      <w:pPr>
        <w:widowControl w:val="0"/>
        <w:pBdr>
          <w:top w:val="nil"/>
          <w:left w:val="nil"/>
          <w:bottom w:val="nil"/>
          <w:right w:val="nil"/>
          <w:between w:val="nil"/>
        </w:pBdr>
        <w:ind w:left="0"/>
      </w:pPr>
    </w:p>
    <w:p w14:paraId="00000590" w14:textId="77777777" w:rsidR="00EC6469" w:rsidRDefault="001D5FD2">
      <w:r>
        <w:t>Dedicate this gift (in honor or memory of someone)</w:t>
      </w:r>
    </w:p>
    <w:p w14:paraId="00000591" w14:textId="77777777" w:rsidR="00EC6469" w:rsidRDefault="00EC6469">
      <w:pPr>
        <w:widowControl w:val="0"/>
        <w:pBdr>
          <w:top w:val="nil"/>
          <w:left w:val="nil"/>
          <w:bottom w:val="nil"/>
          <w:right w:val="nil"/>
          <w:between w:val="nil"/>
        </w:pBdr>
        <w:ind w:left="0"/>
      </w:pPr>
    </w:p>
    <w:p w14:paraId="00000592" w14:textId="77777777" w:rsidR="00EC6469" w:rsidRDefault="001D5FD2">
      <w:r>
        <w:t>[abt-114]</w:t>
      </w:r>
    </w:p>
    <w:p w14:paraId="00000593" w14:textId="77777777" w:rsidR="00EC6469" w:rsidRDefault="00EC6469">
      <w:pPr>
        <w:widowControl w:val="0"/>
        <w:pBdr>
          <w:top w:val="nil"/>
          <w:left w:val="nil"/>
          <w:bottom w:val="nil"/>
          <w:right w:val="nil"/>
          <w:between w:val="nil"/>
        </w:pBdr>
        <w:ind w:left="0"/>
      </w:pPr>
    </w:p>
    <w:p w14:paraId="00000594" w14:textId="77777777" w:rsidR="00EC6469" w:rsidRDefault="001D5FD2">
      <w:r>
        <w:t>In honor / memory of…</w:t>
      </w:r>
    </w:p>
    <w:p w14:paraId="00000595" w14:textId="77777777" w:rsidR="00EC6469" w:rsidRDefault="00EC6469">
      <w:pPr>
        <w:widowControl w:val="0"/>
        <w:pBdr>
          <w:top w:val="nil"/>
          <w:left w:val="nil"/>
          <w:bottom w:val="nil"/>
          <w:right w:val="nil"/>
          <w:between w:val="nil"/>
        </w:pBdr>
        <w:ind w:left="0"/>
      </w:pPr>
    </w:p>
    <w:p w14:paraId="00000596" w14:textId="77777777" w:rsidR="00EC6469" w:rsidRDefault="001D5FD2">
      <w:r>
        <w:t>[abt-115]</w:t>
      </w:r>
    </w:p>
    <w:p w14:paraId="00000597" w14:textId="77777777" w:rsidR="00EC6469" w:rsidRDefault="00EC6469">
      <w:pPr>
        <w:widowControl w:val="0"/>
        <w:pBdr>
          <w:top w:val="nil"/>
          <w:left w:val="nil"/>
          <w:bottom w:val="nil"/>
          <w:right w:val="nil"/>
          <w:between w:val="nil"/>
        </w:pBdr>
        <w:ind w:left="0"/>
      </w:pPr>
    </w:p>
    <w:p w14:paraId="00000598" w14:textId="77777777" w:rsidR="00EC6469" w:rsidRDefault="001D5FD2">
      <w:r>
        <w:t>Give $100 Now</w:t>
      </w:r>
    </w:p>
    <w:p w14:paraId="00000599" w14:textId="77777777" w:rsidR="00EC6469" w:rsidRDefault="00EC6469">
      <w:pPr>
        <w:widowControl w:val="0"/>
        <w:pBdr>
          <w:top w:val="nil"/>
          <w:left w:val="nil"/>
          <w:bottom w:val="nil"/>
          <w:right w:val="nil"/>
          <w:between w:val="nil"/>
        </w:pBdr>
        <w:ind w:left="0"/>
      </w:pPr>
    </w:p>
    <w:p w14:paraId="0000059A" w14:textId="77777777" w:rsidR="00EC6469" w:rsidRDefault="001D5FD2">
      <w:r>
        <w:t>[abt-116]</w:t>
      </w:r>
    </w:p>
    <w:p w14:paraId="0000059B" w14:textId="77777777" w:rsidR="00EC6469" w:rsidRDefault="00EC6469">
      <w:pPr>
        <w:widowControl w:val="0"/>
        <w:pBdr>
          <w:top w:val="nil"/>
          <w:left w:val="nil"/>
          <w:bottom w:val="nil"/>
          <w:right w:val="nil"/>
          <w:between w:val="nil"/>
        </w:pBdr>
        <w:ind w:left="0"/>
      </w:pPr>
    </w:p>
    <w:p w14:paraId="0000059C" w14:textId="77777777" w:rsidR="00EC6469" w:rsidRDefault="001D5FD2">
      <w:r>
        <w:t>Secure &amp; encrypted · 501(c)(3) EIN 39-1506889 · Tax-deductible</w:t>
      </w:r>
    </w:p>
    <w:p w14:paraId="0000059D" w14:textId="77777777" w:rsidR="00EC6469" w:rsidRDefault="00EC6469">
      <w:pPr>
        <w:widowControl w:val="0"/>
        <w:pBdr>
          <w:top w:val="nil"/>
          <w:left w:val="nil"/>
          <w:bottom w:val="nil"/>
          <w:right w:val="nil"/>
          <w:between w:val="nil"/>
        </w:pBdr>
        <w:ind w:left="0"/>
      </w:pPr>
    </w:p>
    <w:p w14:paraId="0000059E" w14:textId="77777777" w:rsidR="00EC6469" w:rsidRDefault="001D5FD2">
      <w:r>
        <w:t>[abt-117]</w:t>
      </w:r>
    </w:p>
    <w:p w14:paraId="0000059F" w14:textId="77777777" w:rsidR="00EC6469" w:rsidRDefault="00EC6469">
      <w:pPr>
        <w:widowControl w:val="0"/>
        <w:pBdr>
          <w:top w:val="nil"/>
          <w:left w:val="nil"/>
          <w:bottom w:val="nil"/>
          <w:right w:val="nil"/>
          <w:between w:val="nil"/>
        </w:pBdr>
        <w:ind w:left="0"/>
      </w:pPr>
    </w:p>
    <w:p w14:paraId="000005A0" w14:textId="77777777" w:rsidR="00EC6469" w:rsidRDefault="001D5FD2">
      <w:r>
        <w:t>Thank You!</w:t>
      </w:r>
    </w:p>
    <w:p w14:paraId="000005A1" w14:textId="77777777" w:rsidR="00EC6469" w:rsidRDefault="00EC6469">
      <w:pPr>
        <w:widowControl w:val="0"/>
        <w:pBdr>
          <w:top w:val="nil"/>
          <w:left w:val="nil"/>
          <w:bottom w:val="nil"/>
          <w:right w:val="nil"/>
          <w:between w:val="nil"/>
        </w:pBdr>
        <w:ind w:left="0"/>
      </w:pPr>
    </w:p>
    <w:p w14:paraId="000005A2" w14:textId="77777777" w:rsidR="00EC6469" w:rsidRDefault="001D5FD2">
      <w:r>
        <w:t>[abt-118]</w:t>
      </w:r>
    </w:p>
    <w:p w14:paraId="000005A3" w14:textId="77777777" w:rsidR="00EC6469" w:rsidRDefault="00EC6469">
      <w:pPr>
        <w:widowControl w:val="0"/>
        <w:pBdr>
          <w:top w:val="nil"/>
          <w:left w:val="nil"/>
          <w:bottom w:val="nil"/>
          <w:right w:val="nil"/>
          <w:between w:val="nil"/>
        </w:pBdr>
        <w:ind w:left="0"/>
      </w:pPr>
    </w:p>
    <w:p w14:paraId="000005A4" w14:textId="77777777" w:rsidR="00EC6469" w:rsidRDefault="001D5FD2">
      <w:r>
        <w:t>Your generous gift is making a difference in Native communities across the country. A confirmation will be sent to your email.</w:t>
      </w:r>
    </w:p>
    <w:p w14:paraId="000005A5" w14:textId="77777777" w:rsidR="00EC6469" w:rsidRDefault="00EC6469">
      <w:pPr>
        <w:widowControl w:val="0"/>
        <w:pBdr>
          <w:top w:val="nil"/>
          <w:left w:val="nil"/>
          <w:bottom w:val="nil"/>
          <w:right w:val="nil"/>
          <w:between w:val="nil"/>
        </w:pBdr>
        <w:ind w:left="0"/>
      </w:pPr>
    </w:p>
    <w:p w14:paraId="000005A6" w14:textId="77777777" w:rsidR="00EC6469" w:rsidRDefault="001D5FD2">
      <w:r>
        <w:t>[abt-119]</w:t>
      </w:r>
    </w:p>
    <w:p w14:paraId="000005A7" w14:textId="77777777" w:rsidR="00EC6469" w:rsidRDefault="00EC6469">
      <w:pPr>
        <w:widowControl w:val="0"/>
        <w:pBdr>
          <w:top w:val="nil"/>
          <w:left w:val="nil"/>
          <w:bottom w:val="nil"/>
          <w:right w:val="nil"/>
          <w:between w:val="nil"/>
        </w:pBdr>
        <w:ind w:left="0"/>
      </w:pPr>
    </w:p>
    <w:p w14:paraId="000005A8" w14:textId="77777777" w:rsidR="00EC6469" w:rsidRDefault="001D5FD2">
      <w:r>
        <w:t>Close</w:t>
      </w:r>
    </w:p>
    <w:p w14:paraId="000005A9" w14:textId="77777777" w:rsidR="00EC6469" w:rsidRDefault="00EC6469">
      <w:pPr>
        <w:widowControl w:val="0"/>
        <w:pBdr>
          <w:top w:val="nil"/>
          <w:left w:val="nil"/>
          <w:bottom w:val="nil"/>
          <w:right w:val="nil"/>
          <w:between w:val="nil"/>
        </w:pBdr>
        <w:ind w:left="0"/>
      </w:pPr>
    </w:p>
    <w:p w14:paraId="000005AA" w14:textId="77777777" w:rsidR="00EC6469" w:rsidRDefault="001D5FD2">
      <w:pPr>
        <w:pStyle w:val="Heading3"/>
      </w:pPr>
      <w:bookmarkStart w:id="238" w:name="_4dpiqdhj7srn" w:colFirst="0" w:colLast="0"/>
      <w:bookmarkEnd w:id="238"/>
      <w:r>
        <w:t>Modal — Video Player</w:t>
      </w:r>
    </w:p>
    <w:p w14:paraId="000005AB" w14:textId="77777777" w:rsidR="00EC6469" w:rsidRDefault="001D5FD2">
      <w:r>
        <w:t>[abt-120]</w:t>
      </w:r>
    </w:p>
    <w:p w14:paraId="000005AC" w14:textId="77777777" w:rsidR="00EC6469" w:rsidRDefault="00EC6469">
      <w:pPr>
        <w:widowControl w:val="0"/>
        <w:pBdr>
          <w:top w:val="nil"/>
          <w:left w:val="nil"/>
          <w:bottom w:val="nil"/>
          <w:right w:val="nil"/>
          <w:between w:val="nil"/>
        </w:pBdr>
        <w:ind w:left="0"/>
      </w:pPr>
    </w:p>
    <w:p w14:paraId="000005AD" w14:textId="77777777" w:rsidR="00EC6469" w:rsidRDefault="001D5FD2">
      <w:r>
        <w:t>✕</w:t>
      </w:r>
    </w:p>
    <w:p w14:paraId="000005AE" w14:textId="77777777" w:rsidR="00EC6469" w:rsidRDefault="00EC6469">
      <w:pPr>
        <w:widowControl w:val="0"/>
        <w:pBdr>
          <w:top w:val="nil"/>
          <w:left w:val="nil"/>
          <w:bottom w:val="nil"/>
          <w:right w:val="nil"/>
          <w:between w:val="nil"/>
        </w:pBdr>
        <w:ind w:left="0"/>
      </w:pPr>
    </w:p>
    <w:p w14:paraId="000005AF" w14:textId="77777777" w:rsidR="00EC6469" w:rsidRDefault="00000000">
      <w:r>
        <w:pict w14:anchorId="2C6DD44A">
          <v:rect id="_x0000_i1028" style="width:0;height:1.5pt" o:hralign="center" o:hrstd="t" o:hr="t" fillcolor="#a0a0a0" stroked="f"/>
        </w:pict>
      </w:r>
    </w:p>
    <w:p w14:paraId="000005B0" w14:textId="77777777" w:rsidR="00EC6469" w:rsidRDefault="00EC6469">
      <w:pPr>
        <w:widowControl w:val="0"/>
        <w:pBdr>
          <w:top w:val="nil"/>
          <w:left w:val="nil"/>
          <w:bottom w:val="nil"/>
          <w:right w:val="nil"/>
          <w:between w:val="nil"/>
        </w:pBdr>
        <w:ind w:left="0"/>
      </w:pPr>
    </w:p>
    <w:p w14:paraId="000005B1" w14:textId="77777777" w:rsidR="00EC6469" w:rsidRPr="00F67E02" w:rsidRDefault="001D5FD2">
      <w:pPr>
        <w:pStyle w:val="Heading2"/>
        <w:rPr>
          <w:rPrChange w:id="239" w:author="Jaylene Peterson-Nyren" w:date="2026-05-07T15:07:00Z">
            <w:rPr>
              <w:highlight w:val="red"/>
            </w:rPr>
          </w:rPrChange>
        </w:rPr>
      </w:pPr>
      <w:bookmarkStart w:id="240" w:name="_9nze5ejt02n5" w:colFirst="0" w:colLast="0"/>
      <w:bookmarkEnd w:id="240"/>
      <w:r w:rsidRPr="00F67E02">
        <w:rPr>
          <w:rPrChange w:id="241" w:author="Jaylene Peterson-Nyren" w:date="2026-05-07T15:07:00Z">
            <w:rPr>
              <w:highlight w:val="red"/>
            </w:rPr>
          </w:rPrChange>
        </w:rPr>
        <w:lastRenderedPageBreak/>
        <w:t>Healing Groups</w:t>
      </w:r>
    </w:p>
    <w:p w14:paraId="000005B2" w14:textId="77777777" w:rsidR="00EC6469" w:rsidRDefault="001D5FD2">
      <w:pPr>
        <w:pStyle w:val="Heading3"/>
      </w:pPr>
      <w:bookmarkStart w:id="242" w:name="_1oxt0lfd2rws" w:colFirst="0" w:colLast="0"/>
      <w:bookmarkEnd w:id="242"/>
      <w:r>
        <w:t>SEO &amp; Browser</w:t>
      </w:r>
    </w:p>
    <w:p w14:paraId="000005B3" w14:textId="77777777" w:rsidR="00EC6469" w:rsidRDefault="001D5FD2">
      <w:r>
        <w:t>[hgs-meta-title]</w:t>
      </w:r>
    </w:p>
    <w:p w14:paraId="000005B4" w14:textId="77777777" w:rsidR="00EC6469" w:rsidRDefault="00EC6469">
      <w:pPr>
        <w:widowControl w:val="0"/>
        <w:pBdr>
          <w:top w:val="nil"/>
          <w:left w:val="nil"/>
          <w:bottom w:val="nil"/>
          <w:right w:val="nil"/>
          <w:between w:val="nil"/>
        </w:pBdr>
        <w:ind w:left="0"/>
      </w:pPr>
    </w:p>
    <w:p w14:paraId="000005B5" w14:textId="77777777" w:rsidR="00EC6469" w:rsidRDefault="001D5FD2">
      <w:r>
        <w:t>Healing Groups — Lutheran Indian Ministries</w:t>
      </w:r>
    </w:p>
    <w:p w14:paraId="000005B6" w14:textId="77777777" w:rsidR="00EC6469" w:rsidRDefault="00EC6469">
      <w:pPr>
        <w:widowControl w:val="0"/>
        <w:pBdr>
          <w:top w:val="nil"/>
          <w:left w:val="nil"/>
          <w:bottom w:val="nil"/>
          <w:right w:val="nil"/>
          <w:between w:val="nil"/>
        </w:pBdr>
        <w:ind w:left="0"/>
      </w:pPr>
    </w:p>
    <w:p w14:paraId="000005B7" w14:textId="77777777" w:rsidR="00EC6469" w:rsidRDefault="001D5FD2">
      <w:r>
        <w:t>[hgs-meta-desc]</w:t>
      </w:r>
    </w:p>
    <w:p w14:paraId="000005B8" w14:textId="77777777" w:rsidR="00EC6469" w:rsidRDefault="00EC6469">
      <w:pPr>
        <w:widowControl w:val="0"/>
        <w:pBdr>
          <w:top w:val="nil"/>
          <w:left w:val="nil"/>
          <w:bottom w:val="nil"/>
          <w:right w:val="nil"/>
          <w:between w:val="nil"/>
        </w:pBdr>
        <w:ind w:left="0"/>
      </w:pPr>
    </w:p>
    <w:p w14:paraId="000005B9" w14:textId="1BBE156A" w:rsidR="00EC6469" w:rsidRDefault="001D5FD2">
      <w:r>
        <w:t xml:space="preserve">Find a Healing the Wounds of Trauma group near you. </w:t>
      </w:r>
      <w:del w:id="243" w:author="Robert Heffle" w:date="2026-05-07T10:25:00Z">
        <w:r w:rsidDel="00AE0CF4">
          <w:delText xml:space="preserve">LIM's scripture-based healing program is led by Native facilitators, </w:delText>
        </w:r>
        <w:r w:rsidRPr="000822E1" w:rsidDel="00AE0CF4">
          <w:rPr>
            <w:highlight w:val="green"/>
          </w:rPr>
          <w:delText>free to attend</w:delText>
        </w:r>
        <w:r w:rsidDel="00AE0CF4">
          <w:delText xml:space="preserve">, and </w:delText>
        </w:r>
        <w:commentRangeStart w:id="244"/>
        <w:r w:rsidDel="00AE0CF4">
          <w:delText>open</w:delText>
        </w:r>
      </w:del>
      <w:commentRangeEnd w:id="244"/>
      <w:r w:rsidR="00AE0CF4">
        <w:rPr>
          <w:rStyle w:val="CommentReference"/>
          <w:sz w:val="26"/>
          <w:szCs w:val="26"/>
        </w:rPr>
        <w:commentReference w:id="244"/>
      </w:r>
      <w:del w:id="245" w:author="Robert Heffle" w:date="2026-05-07T10:25:00Z">
        <w:r w:rsidDel="00AE0CF4">
          <w:delText xml:space="preserve"> to everyone 18+.</w:delText>
        </w:r>
      </w:del>
    </w:p>
    <w:p w14:paraId="000005BA" w14:textId="77777777" w:rsidR="00EC6469" w:rsidRDefault="00EC6469">
      <w:pPr>
        <w:widowControl w:val="0"/>
        <w:pBdr>
          <w:top w:val="nil"/>
          <w:left w:val="nil"/>
          <w:bottom w:val="nil"/>
          <w:right w:val="nil"/>
          <w:between w:val="nil"/>
        </w:pBdr>
        <w:ind w:left="0"/>
      </w:pPr>
    </w:p>
    <w:p w14:paraId="000005BB" w14:textId="77777777" w:rsidR="00EC6469" w:rsidRDefault="001D5FD2">
      <w:pPr>
        <w:pStyle w:val="Heading3"/>
      </w:pPr>
      <w:bookmarkStart w:id="246" w:name="_qt9iqnhvrhy" w:colFirst="0" w:colLast="0"/>
      <w:bookmarkEnd w:id="246"/>
      <w:r>
        <w:t>Nav — Main Navigation</w:t>
      </w:r>
    </w:p>
    <w:p w14:paraId="000005BC" w14:textId="77777777" w:rsidR="00EC6469" w:rsidRDefault="001D5FD2">
      <w:r>
        <w:t>[hgs-001]</w:t>
      </w:r>
    </w:p>
    <w:p w14:paraId="000005BD" w14:textId="77777777" w:rsidR="00EC6469" w:rsidRDefault="00EC6469">
      <w:pPr>
        <w:widowControl w:val="0"/>
        <w:pBdr>
          <w:top w:val="nil"/>
          <w:left w:val="nil"/>
          <w:bottom w:val="nil"/>
          <w:right w:val="nil"/>
          <w:between w:val="nil"/>
        </w:pBdr>
        <w:ind w:left="0"/>
      </w:pPr>
    </w:p>
    <w:p w14:paraId="000005BE" w14:textId="77777777" w:rsidR="00EC6469" w:rsidRDefault="001D5FD2">
      <w:r>
        <w:t>Home</w:t>
      </w:r>
    </w:p>
    <w:p w14:paraId="000005BF" w14:textId="77777777" w:rsidR="00EC6469" w:rsidRDefault="00EC6469">
      <w:pPr>
        <w:widowControl w:val="0"/>
        <w:pBdr>
          <w:top w:val="nil"/>
          <w:left w:val="nil"/>
          <w:bottom w:val="nil"/>
          <w:right w:val="nil"/>
          <w:between w:val="nil"/>
        </w:pBdr>
        <w:ind w:left="0"/>
      </w:pPr>
    </w:p>
    <w:p w14:paraId="000005C0" w14:textId="77777777" w:rsidR="00EC6469" w:rsidRDefault="001D5FD2">
      <w:r>
        <w:t>[hgs-002]</w:t>
      </w:r>
    </w:p>
    <w:p w14:paraId="000005C1" w14:textId="77777777" w:rsidR="00EC6469" w:rsidRDefault="00EC6469">
      <w:pPr>
        <w:widowControl w:val="0"/>
        <w:pBdr>
          <w:top w:val="nil"/>
          <w:left w:val="nil"/>
          <w:bottom w:val="nil"/>
          <w:right w:val="nil"/>
          <w:between w:val="nil"/>
        </w:pBdr>
        <w:ind w:left="0"/>
      </w:pPr>
    </w:p>
    <w:p w14:paraId="000005C2" w14:textId="77777777" w:rsidR="00EC6469" w:rsidRDefault="001D5FD2">
      <w:r>
        <w:t>About the Program</w:t>
      </w:r>
    </w:p>
    <w:p w14:paraId="000005C3" w14:textId="77777777" w:rsidR="00EC6469" w:rsidRDefault="00EC6469">
      <w:pPr>
        <w:widowControl w:val="0"/>
        <w:pBdr>
          <w:top w:val="nil"/>
          <w:left w:val="nil"/>
          <w:bottom w:val="nil"/>
          <w:right w:val="nil"/>
          <w:between w:val="nil"/>
        </w:pBdr>
        <w:ind w:left="0"/>
      </w:pPr>
    </w:p>
    <w:p w14:paraId="000005C4" w14:textId="77777777" w:rsidR="00EC6469" w:rsidRDefault="001D5FD2">
      <w:r>
        <w:t>[hgs-003]</w:t>
      </w:r>
    </w:p>
    <w:p w14:paraId="000005C5" w14:textId="77777777" w:rsidR="00EC6469" w:rsidRDefault="00EC6469">
      <w:pPr>
        <w:widowControl w:val="0"/>
        <w:pBdr>
          <w:top w:val="nil"/>
          <w:left w:val="nil"/>
          <w:bottom w:val="nil"/>
          <w:right w:val="nil"/>
          <w:between w:val="nil"/>
        </w:pBdr>
        <w:ind w:left="0"/>
      </w:pPr>
    </w:p>
    <w:p w14:paraId="000005C6" w14:textId="77777777" w:rsidR="00EC6469" w:rsidRDefault="001D5FD2">
      <w:r>
        <w:t>Find a Group</w:t>
      </w:r>
    </w:p>
    <w:p w14:paraId="000005C7" w14:textId="77777777" w:rsidR="00EC6469" w:rsidRDefault="00EC6469">
      <w:pPr>
        <w:widowControl w:val="0"/>
        <w:pBdr>
          <w:top w:val="nil"/>
          <w:left w:val="nil"/>
          <w:bottom w:val="nil"/>
          <w:right w:val="nil"/>
          <w:between w:val="nil"/>
        </w:pBdr>
        <w:ind w:left="0"/>
      </w:pPr>
    </w:p>
    <w:p w14:paraId="000005C8" w14:textId="77777777" w:rsidR="00EC6469" w:rsidRDefault="001D5FD2">
      <w:r>
        <w:t>[hgs-004]</w:t>
      </w:r>
    </w:p>
    <w:p w14:paraId="000005C9" w14:textId="77777777" w:rsidR="00EC6469" w:rsidRDefault="00EC6469">
      <w:pPr>
        <w:widowControl w:val="0"/>
        <w:pBdr>
          <w:top w:val="nil"/>
          <w:left w:val="nil"/>
          <w:bottom w:val="nil"/>
          <w:right w:val="nil"/>
          <w:between w:val="nil"/>
        </w:pBdr>
        <w:ind w:left="0"/>
      </w:pPr>
    </w:p>
    <w:p w14:paraId="000005CA" w14:textId="77777777" w:rsidR="00EC6469" w:rsidRDefault="001D5FD2">
      <w:r>
        <w:t>Become a Facilitator</w:t>
      </w:r>
    </w:p>
    <w:p w14:paraId="000005CB" w14:textId="77777777" w:rsidR="00EC6469" w:rsidRDefault="00EC6469">
      <w:pPr>
        <w:widowControl w:val="0"/>
        <w:pBdr>
          <w:top w:val="nil"/>
          <w:left w:val="nil"/>
          <w:bottom w:val="nil"/>
          <w:right w:val="nil"/>
          <w:between w:val="nil"/>
        </w:pBdr>
        <w:ind w:left="0"/>
      </w:pPr>
    </w:p>
    <w:p w14:paraId="000005CC" w14:textId="77777777" w:rsidR="00EC6469" w:rsidRDefault="001D5FD2">
      <w:r>
        <w:t>[hgs-005]</w:t>
      </w:r>
    </w:p>
    <w:p w14:paraId="000005CD" w14:textId="77777777" w:rsidR="00EC6469" w:rsidRDefault="00EC6469">
      <w:pPr>
        <w:widowControl w:val="0"/>
        <w:pBdr>
          <w:top w:val="nil"/>
          <w:left w:val="nil"/>
          <w:bottom w:val="nil"/>
          <w:right w:val="nil"/>
          <w:between w:val="nil"/>
        </w:pBdr>
        <w:ind w:left="0"/>
      </w:pPr>
    </w:p>
    <w:p w14:paraId="000005CE" w14:textId="77777777" w:rsidR="00EC6469" w:rsidRDefault="001D5FD2">
      <w:r>
        <w:t>FAQ</w:t>
      </w:r>
    </w:p>
    <w:p w14:paraId="000005CF" w14:textId="77777777" w:rsidR="00EC6469" w:rsidRDefault="00EC6469">
      <w:pPr>
        <w:widowControl w:val="0"/>
        <w:pBdr>
          <w:top w:val="nil"/>
          <w:left w:val="nil"/>
          <w:bottom w:val="nil"/>
          <w:right w:val="nil"/>
          <w:between w:val="nil"/>
        </w:pBdr>
        <w:ind w:left="0"/>
      </w:pPr>
    </w:p>
    <w:p w14:paraId="000005D0" w14:textId="77777777" w:rsidR="00EC6469" w:rsidRDefault="001D5FD2">
      <w:r>
        <w:t>[hgs-006]</w:t>
      </w:r>
    </w:p>
    <w:p w14:paraId="000005D1" w14:textId="77777777" w:rsidR="00EC6469" w:rsidRDefault="00EC6469">
      <w:pPr>
        <w:widowControl w:val="0"/>
        <w:pBdr>
          <w:top w:val="nil"/>
          <w:left w:val="nil"/>
          <w:bottom w:val="nil"/>
          <w:right w:val="nil"/>
          <w:between w:val="nil"/>
        </w:pBdr>
        <w:ind w:left="0"/>
      </w:pPr>
    </w:p>
    <w:p w14:paraId="000005D2" w14:textId="77777777" w:rsidR="00EC6469" w:rsidRDefault="001D5FD2">
      <w:r>
        <w:t>Donate</w:t>
      </w:r>
    </w:p>
    <w:p w14:paraId="000005D3" w14:textId="77777777" w:rsidR="00EC6469" w:rsidRDefault="00EC6469">
      <w:pPr>
        <w:widowControl w:val="0"/>
        <w:pBdr>
          <w:top w:val="nil"/>
          <w:left w:val="nil"/>
          <w:bottom w:val="nil"/>
          <w:right w:val="nil"/>
          <w:between w:val="nil"/>
        </w:pBdr>
        <w:ind w:left="0"/>
      </w:pPr>
    </w:p>
    <w:p w14:paraId="000005D4" w14:textId="77777777" w:rsidR="00EC6469" w:rsidRDefault="001D5FD2">
      <w:pPr>
        <w:pStyle w:val="Heading3"/>
      </w:pPr>
      <w:bookmarkStart w:id="247" w:name="_gujm8lbdflqm" w:colFirst="0" w:colLast="0"/>
      <w:bookmarkEnd w:id="247"/>
      <w:r>
        <w:lastRenderedPageBreak/>
        <w:t>Healing Groups Hero</w:t>
      </w:r>
    </w:p>
    <w:p w14:paraId="000005D5" w14:textId="77777777" w:rsidR="00EC6469" w:rsidRDefault="001D5FD2">
      <w:r>
        <w:t>[hgs-007]</w:t>
      </w:r>
    </w:p>
    <w:p w14:paraId="000005D6" w14:textId="77777777" w:rsidR="00EC6469" w:rsidRDefault="00EC6469">
      <w:pPr>
        <w:widowControl w:val="0"/>
        <w:pBdr>
          <w:top w:val="nil"/>
          <w:left w:val="nil"/>
          <w:bottom w:val="nil"/>
          <w:right w:val="nil"/>
          <w:between w:val="nil"/>
        </w:pBdr>
        <w:ind w:left="0"/>
      </w:pPr>
    </w:p>
    <w:p w14:paraId="000005D7" w14:textId="77777777" w:rsidR="00EC6469" w:rsidRDefault="001D5FD2">
      <w:r>
        <w:t>You Don't Have to Carry This Alone.</w:t>
      </w:r>
    </w:p>
    <w:p w14:paraId="000005D8" w14:textId="77777777" w:rsidR="00EC6469" w:rsidRDefault="00EC6469">
      <w:pPr>
        <w:widowControl w:val="0"/>
        <w:pBdr>
          <w:top w:val="nil"/>
          <w:left w:val="nil"/>
          <w:bottom w:val="nil"/>
          <w:right w:val="nil"/>
          <w:between w:val="nil"/>
        </w:pBdr>
        <w:ind w:left="0"/>
      </w:pPr>
    </w:p>
    <w:p w14:paraId="000005D9" w14:textId="77777777" w:rsidR="00EC6469" w:rsidRDefault="001D5FD2">
      <w:r>
        <w:t>[hgs-008]</w:t>
      </w:r>
    </w:p>
    <w:p w14:paraId="000005DA" w14:textId="77777777" w:rsidR="00EC6469" w:rsidRDefault="00EC6469">
      <w:pPr>
        <w:widowControl w:val="0"/>
        <w:pBdr>
          <w:top w:val="nil"/>
          <w:left w:val="nil"/>
          <w:bottom w:val="nil"/>
          <w:right w:val="nil"/>
          <w:between w:val="nil"/>
        </w:pBdr>
        <w:ind w:left="0"/>
      </w:pPr>
    </w:p>
    <w:p w14:paraId="000005DB" w14:textId="2359D351" w:rsidR="00EC6469" w:rsidRDefault="001D5FD2">
      <w:r>
        <w:t>A safe, scripture-based healing program led by Native facilitators.</w:t>
      </w:r>
      <w:del w:id="248" w:author="Jaylene Peterson-Nyren" w:date="2026-05-07T14:05:00Z">
        <w:r w:rsidDel="00B919C6">
          <w:delText xml:space="preserve"> </w:delText>
        </w:r>
        <w:r w:rsidRPr="000B6174" w:rsidDel="00B919C6">
          <w:rPr>
            <w:highlight w:val="green"/>
          </w:rPr>
          <w:delText>Free to attend.</w:delText>
        </w:r>
      </w:del>
      <w:r>
        <w:t xml:space="preserve"> Open to everyone 18 and older</w:t>
      </w:r>
      <w:ins w:id="249" w:author="Jaylene Peterson-Nyren" w:date="2026-05-07T14:05:00Z">
        <w:r w:rsidR="00BC21C1">
          <w:t xml:space="preserve"> at no cost</w:t>
        </w:r>
        <w:r w:rsidR="00B919C6">
          <w:t>, thanks to our generous donors, and</w:t>
        </w:r>
      </w:ins>
      <w:r>
        <w:t xml:space="preserve"> </w:t>
      </w:r>
      <w:del w:id="250" w:author="Jaylene Peterson-Nyren" w:date="2026-05-07T14:05:00Z">
        <w:r w:rsidDel="00B919C6">
          <w:delText xml:space="preserve">— </w:delText>
        </w:r>
      </w:del>
      <w:r>
        <w:t xml:space="preserve">no faith background </w:t>
      </w:r>
      <w:ins w:id="251" w:author="Jaylene Peterson-Nyren" w:date="2026-05-07T14:05:00Z">
        <w:r w:rsidR="00B919C6">
          <w:t xml:space="preserve">is </w:t>
        </w:r>
      </w:ins>
      <w:r>
        <w:t>required.</w:t>
      </w:r>
    </w:p>
    <w:p w14:paraId="000005DC" w14:textId="77777777" w:rsidR="00EC6469" w:rsidRDefault="00EC6469">
      <w:pPr>
        <w:widowControl w:val="0"/>
        <w:pBdr>
          <w:top w:val="nil"/>
          <w:left w:val="nil"/>
          <w:bottom w:val="nil"/>
          <w:right w:val="nil"/>
          <w:between w:val="nil"/>
        </w:pBdr>
        <w:ind w:left="0"/>
      </w:pPr>
    </w:p>
    <w:p w14:paraId="000005DD" w14:textId="77777777" w:rsidR="00EC6469" w:rsidRDefault="001D5FD2">
      <w:r>
        <w:t>[hgs-009]</w:t>
      </w:r>
    </w:p>
    <w:p w14:paraId="000005DE" w14:textId="77777777" w:rsidR="00EC6469" w:rsidRDefault="00EC6469">
      <w:pPr>
        <w:widowControl w:val="0"/>
        <w:pBdr>
          <w:top w:val="nil"/>
          <w:left w:val="nil"/>
          <w:bottom w:val="nil"/>
          <w:right w:val="nil"/>
          <w:between w:val="nil"/>
        </w:pBdr>
        <w:ind w:left="0"/>
      </w:pPr>
    </w:p>
    <w:p w14:paraId="000005DF" w14:textId="77777777" w:rsidR="00EC6469" w:rsidRDefault="001D5FD2">
      <w:r>
        <w:t>Find a Healing Group</w:t>
      </w:r>
    </w:p>
    <w:p w14:paraId="000005E0" w14:textId="77777777" w:rsidR="00EC6469" w:rsidRDefault="00EC6469">
      <w:pPr>
        <w:widowControl w:val="0"/>
        <w:pBdr>
          <w:top w:val="nil"/>
          <w:left w:val="nil"/>
          <w:bottom w:val="nil"/>
          <w:right w:val="nil"/>
          <w:between w:val="nil"/>
        </w:pBdr>
        <w:ind w:left="0"/>
      </w:pPr>
    </w:p>
    <w:p w14:paraId="000005E1" w14:textId="77777777" w:rsidR="00EC6469" w:rsidRDefault="001D5FD2">
      <w:r>
        <w:t>[hgs-010]</w:t>
      </w:r>
    </w:p>
    <w:p w14:paraId="000005E2" w14:textId="77777777" w:rsidR="00EC6469" w:rsidRDefault="00EC6469">
      <w:pPr>
        <w:widowControl w:val="0"/>
        <w:pBdr>
          <w:top w:val="nil"/>
          <w:left w:val="nil"/>
          <w:bottom w:val="nil"/>
          <w:right w:val="nil"/>
          <w:between w:val="nil"/>
        </w:pBdr>
        <w:ind w:left="0"/>
      </w:pPr>
    </w:p>
    <w:p w14:paraId="000005E3" w14:textId="77777777" w:rsidR="00EC6469" w:rsidRDefault="001D5FD2">
      <w:r>
        <w:t>How It Works</w:t>
      </w:r>
    </w:p>
    <w:p w14:paraId="000005E4" w14:textId="77777777" w:rsidR="00EC6469" w:rsidRDefault="00EC6469">
      <w:pPr>
        <w:widowControl w:val="0"/>
        <w:pBdr>
          <w:top w:val="nil"/>
          <w:left w:val="nil"/>
          <w:bottom w:val="nil"/>
          <w:right w:val="nil"/>
          <w:between w:val="nil"/>
        </w:pBdr>
        <w:ind w:left="0"/>
      </w:pPr>
    </w:p>
    <w:p w14:paraId="000005E5" w14:textId="77777777" w:rsidR="00EC6469" w:rsidRDefault="001D5FD2">
      <w:pPr>
        <w:pStyle w:val="Heading3"/>
      </w:pPr>
      <w:bookmarkStart w:id="252" w:name="_q3x33k8lxnt1" w:colFirst="0" w:colLast="0"/>
      <w:bookmarkEnd w:id="252"/>
      <w:r>
        <w:t>What Is Healing The Wounds Of Trauma</w:t>
      </w:r>
    </w:p>
    <w:p w14:paraId="000005E6" w14:textId="77777777" w:rsidR="00EC6469" w:rsidRDefault="001D5FD2">
      <w:r>
        <w:t>[hgs-011]</w:t>
      </w:r>
    </w:p>
    <w:p w14:paraId="000005E7" w14:textId="77777777" w:rsidR="00EC6469" w:rsidRDefault="00EC6469">
      <w:pPr>
        <w:widowControl w:val="0"/>
        <w:pBdr>
          <w:top w:val="nil"/>
          <w:left w:val="nil"/>
          <w:bottom w:val="nil"/>
          <w:right w:val="nil"/>
          <w:between w:val="nil"/>
        </w:pBdr>
        <w:ind w:left="0"/>
      </w:pPr>
    </w:p>
    <w:p w14:paraId="000005E8" w14:textId="77777777" w:rsidR="00EC6469" w:rsidRDefault="001D5FD2">
      <w:r>
        <w:t>What Is Healing the Wounds of Trauma?</w:t>
      </w:r>
    </w:p>
    <w:p w14:paraId="000005E9" w14:textId="77777777" w:rsidR="00EC6469" w:rsidRDefault="00EC6469">
      <w:pPr>
        <w:widowControl w:val="0"/>
        <w:pBdr>
          <w:top w:val="nil"/>
          <w:left w:val="nil"/>
          <w:bottom w:val="nil"/>
          <w:right w:val="nil"/>
          <w:between w:val="nil"/>
        </w:pBdr>
        <w:ind w:left="0"/>
      </w:pPr>
    </w:p>
    <w:p w14:paraId="000005EA" w14:textId="77777777" w:rsidR="00EC6469" w:rsidRDefault="001D5FD2">
      <w:r>
        <w:t>[hgs-012]</w:t>
      </w:r>
    </w:p>
    <w:p w14:paraId="000005EB" w14:textId="77777777" w:rsidR="00EC6469" w:rsidRDefault="00EC6469">
      <w:pPr>
        <w:widowControl w:val="0"/>
        <w:pBdr>
          <w:top w:val="nil"/>
          <w:left w:val="nil"/>
          <w:bottom w:val="nil"/>
          <w:right w:val="nil"/>
          <w:between w:val="nil"/>
        </w:pBdr>
        <w:ind w:left="0"/>
      </w:pPr>
    </w:p>
    <w:p w14:paraId="000005EC" w14:textId="638779EF" w:rsidR="00EC6469" w:rsidRDefault="001D5FD2">
      <w:r>
        <w:t xml:space="preserve">A Bible-based small group healing program using the American Bible Society's Trauma Healing Institute model. It addresses spiritual and emotional wounds from </w:t>
      </w:r>
      <w:r w:rsidR="008E33B6">
        <w:t>grief</w:t>
      </w:r>
      <w:r>
        <w:t>, loss, abuse, and historical trauma — through applied scripture and the power of community.</w:t>
      </w:r>
    </w:p>
    <w:p w14:paraId="000005ED" w14:textId="77777777" w:rsidR="00EC6469" w:rsidRDefault="00EC6469">
      <w:pPr>
        <w:widowControl w:val="0"/>
        <w:pBdr>
          <w:top w:val="nil"/>
          <w:left w:val="nil"/>
          <w:bottom w:val="nil"/>
          <w:right w:val="nil"/>
          <w:between w:val="nil"/>
        </w:pBdr>
        <w:ind w:left="0"/>
      </w:pPr>
    </w:p>
    <w:p w14:paraId="000005EE" w14:textId="77777777" w:rsidR="00EC6469" w:rsidRDefault="001D5FD2">
      <w:r>
        <w:t>[hgs-013]</w:t>
      </w:r>
    </w:p>
    <w:p w14:paraId="000005EF" w14:textId="77777777" w:rsidR="00EC6469" w:rsidRDefault="00EC6469">
      <w:pPr>
        <w:widowControl w:val="0"/>
        <w:pBdr>
          <w:top w:val="nil"/>
          <w:left w:val="nil"/>
          <w:bottom w:val="nil"/>
          <w:right w:val="nil"/>
          <w:between w:val="nil"/>
        </w:pBdr>
        <w:ind w:left="0"/>
      </w:pPr>
    </w:p>
    <w:p w14:paraId="000005F0" w14:textId="2E3B6985" w:rsidR="00EC6469" w:rsidRDefault="001D5FD2">
      <w:r>
        <w:t xml:space="preserve">"I got to let go of hurts and disappointments I've experienced in my entire life. And talk about freedom. Oh, the freedom. I have a hard time </w:t>
      </w:r>
      <w:r>
        <w:lastRenderedPageBreak/>
        <w:t>putting into words how you feel so much lighter — how you feel not shackled anymore. I'm so thankful I said yes." — Roberta (Kit</w:t>
      </w:r>
      <w:r w:rsidR="009E6245">
        <w:t>igruak</w:t>
      </w:r>
      <w:r>
        <w:t>), Ministry Coordinator · Anchorage, AK</w:t>
      </w:r>
    </w:p>
    <w:p w14:paraId="000005F1" w14:textId="77777777" w:rsidR="00EC6469" w:rsidRDefault="00EC6469">
      <w:pPr>
        <w:widowControl w:val="0"/>
        <w:pBdr>
          <w:top w:val="nil"/>
          <w:left w:val="nil"/>
          <w:bottom w:val="nil"/>
          <w:right w:val="nil"/>
          <w:between w:val="nil"/>
        </w:pBdr>
        <w:ind w:left="0"/>
      </w:pPr>
    </w:p>
    <w:p w14:paraId="000005F2" w14:textId="77777777" w:rsidR="00EC6469" w:rsidRDefault="001D5FD2">
      <w:r>
        <w:t>[hgs-014]</w:t>
      </w:r>
    </w:p>
    <w:p w14:paraId="000005F3" w14:textId="77777777" w:rsidR="00EC6469" w:rsidRDefault="00EC6469">
      <w:pPr>
        <w:widowControl w:val="0"/>
        <w:pBdr>
          <w:top w:val="nil"/>
          <w:left w:val="nil"/>
          <w:bottom w:val="nil"/>
          <w:right w:val="nil"/>
          <w:between w:val="nil"/>
        </w:pBdr>
        <w:ind w:left="0"/>
      </w:pPr>
    </w:p>
    <w:p w14:paraId="000005F4" w14:textId="77777777" w:rsidR="00EC6469" w:rsidRDefault="001D5FD2">
      <w:r>
        <w:t>Healing is self-directed — you share only what you're comfortable with, and go only where you're ready to go. The Holy Spirit does the heavy lifting. No pressure, no force.</w:t>
      </w:r>
    </w:p>
    <w:p w14:paraId="000005F5" w14:textId="77777777" w:rsidR="00EC6469" w:rsidRDefault="00EC6469">
      <w:pPr>
        <w:widowControl w:val="0"/>
        <w:pBdr>
          <w:top w:val="nil"/>
          <w:left w:val="nil"/>
          <w:bottom w:val="nil"/>
          <w:right w:val="nil"/>
          <w:between w:val="nil"/>
        </w:pBdr>
        <w:ind w:left="0"/>
      </w:pPr>
    </w:p>
    <w:p w14:paraId="000005F6" w14:textId="77777777" w:rsidR="00EC6469" w:rsidRDefault="001D5FD2">
      <w:r>
        <w:t>[hgs-015]</w:t>
      </w:r>
    </w:p>
    <w:p w14:paraId="000005F7" w14:textId="77777777" w:rsidR="00EC6469" w:rsidRDefault="00EC6469">
      <w:pPr>
        <w:widowControl w:val="0"/>
        <w:pBdr>
          <w:top w:val="nil"/>
          <w:left w:val="nil"/>
          <w:bottom w:val="nil"/>
          <w:right w:val="nil"/>
          <w:between w:val="nil"/>
        </w:pBdr>
        <w:ind w:left="0"/>
      </w:pPr>
    </w:p>
    <w:p w14:paraId="000005F8" w14:textId="77777777" w:rsidR="00EC6469" w:rsidRDefault="001D5FD2">
      <w:r>
        <w:t>Find a Group Near You</w:t>
      </w:r>
    </w:p>
    <w:p w14:paraId="000005F9" w14:textId="77777777" w:rsidR="00EC6469" w:rsidRDefault="00EC6469">
      <w:pPr>
        <w:widowControl w:val="0"/>
        <w:pBdr>
          <w:top w:val="nil"/>
          <w:left w:val="nil"/>
          <w:bottom w:val="nil"/>
          <w:right w:val="nil"/>
          <w:between w:val="nil"/>
        </w:pBdr>
        <w:ind w:left="0"/>
      </w:pPr>
    </w:p>
    <w:p w14:paraId="000005FA" w14:textId="77777777" w:rsidR="00EC6469" w:rsidRDefault="001D5FD2">
      <w:r>
        <w:t>[hgs-016]</w:t>
      </w:r>
    </w:p>
    <w:p w14:paraId="000005FB" w14:textId="77777777" w:rsidR="00EC6469" w:rsidRDefault="00EC6469">
      <w:pPr>
        <w:widowControl w:val="0"/>
        <w:pBdr>
          <w:top w:val="nil"/>
          <w:left w:val="nil"/>
          <w:bottom w:val="nil"/>
          <w:right w:val="nil"/>
          <w:between w:val="nil"/>
        </w:pBdr>
        <w:ind w:left="0"/>
      </w:pPr>
    </w:p>
    <w:p w14:paraId="000005FC" w14:textId="77777777" w:rsidR="00EC6469" w:rsidRDefault="001D5FD2">
      <w:r>
        <w:t>What Happens in Each Session?</w:t>
      </w:r>
    </w:p>
    <w:p w14:paraId="000005FD" w14:textId="77777777" w:rsidR="00EC6469" w:rsidRDefault="00EC6469">
      <w:pPr>
        <w:widowControl w:val="0"/>
        <w:pBdr>
          <w:top w:val="nil"/>
          <w:left w:val="nil"/>
          <w:bottom w:val="nil"/>
          <w:right w:val="nil"/>
          <w:between w:val="nil"/>
        </w:pBdr>
        <w:ind w:left="0"/>
      </w:pPr>
    </w:p>
    <w:p w14:paraId="000005FE" w14:textId="29D0BFBF" w:rsidR="00EC6469" w:rsidRDefault="001D5FD2">
      <w:pPr>
        <w:pStyle w:val="Heading3"/>
      </w:pPr>
      <w:bookmarkStart w:id="253" w:name="_8cwpagif7u1a" w:colFirst="0" w:colLast="0"/>
      <w:bookmarkEnd w:id="253"/>
      <w:r>
        <w:t xml:space="preserve">Program Foundation </w:t>
      </w:r>
      <w:r w:rsidR="008E33B6">
        <w:t>and</w:t>
      </w:r>
      <w:r>
        <w:t xml:space="preserve"> Credentialing</w:t>
      </w:r>
    </w:p>
    <w:p w14:paraId="000005FF" w14:textId="77777777" w:rsidR="00EC6469" w:rsidRDefault="001D5FD2">
      <w:r>
        <w:t>[hgs-017]</w:t>
      </w:r>
    </w:p>
    <w:p w14:paraId="00000600" w14:textId="77777777" w:rsidR="00EC6469" w:rsidRDefault="00EC6469">
      <w:pPr>
        <w:widowControl w:val="0"/>
        <w:pBdr>
          <w:top w:val="nil"/>
          <w:left w:val="nil"/>
          <w:bottom w:val="nil"/>
          <w:right w:val="nil"/>
          <w:between w:val="nil"/>
        </w:pBdr>
        <w:ind w:left="0"/>
      </w:pPr>
    </w:p>
    <w:p w14:paraId="00000601" w14:textId="77777777" w:rsidR="00EC6469" w:rsidRDefault="001D5FD2">
      <w:r>
        <w:t>Built on a Global Foundation</w:t>
      </w:r>
    </w:p>
    <w:p w14:paraId="00000602" w14:textId="77777777" w:rsidR="00EC6469" w:rsidRDefault="00EC6469">
      <w:pPr>
        <w:widowControl w:val="0"/>
        <w:pBdr>
          <w:top w:val="nil"/>
          <w:left w:val="nil"/>
          <w:bottom w:val="nil"/>
          <w:right w:val="nil"/>
          <w:between w:val="nil"/>
        </w:pBdr>
        <w:ind w:left="0"/>
      </w:pPr>
    </w:p>
    <w:p w14:paraId="00000603" w14:textId="77777777" w:rsidR="00EC6469" w:rsidRDefault="001D5FD2">
      <w:r>
        <w:t>[hgs-018]</w:t>
      </w:r>
    </w:p>
    <w:p w14:paraId="00000604" w14:textId="77777777" w:rsidR="00EC6469" w:rsidRDefault="00EC6469">
      <w:pPr>
        <w:widowControl w:val="0"/>
        <w:pBdr>
          <w:top w:val="nil"/>
          <w:left w:val="nil"/>
          <w:bottom w:val="nil"/>
          <w:right w:val="nil"/>
          <w:between w:val="nil"/>
        </w:pBdr>
        <w:ind w:left="0"/>
      </w:pPr>
    </w:p>
    <w:p w14:paraId="00000605" w14:textId="77777777" w:rsidR="00EC6469" w:rsidRDefault="001D5FD2">
      <w:r>
        <w:t>This program is not invented. It is proven — used in over 100 countries and grounded in the work of two of the world's leading institutions in Scripture-based trauma care.</w:t>
      </w:r>
    </w:p>
    <w:p w14:paraId="00000606" w14:textId="77777777" w:rsidR="00EC6469" w:rsidRDefault="00EC6469">
      <w:pPr>
        <w:widowControl w:val="0"/>
        <w:pBdr>
          <w:top w:val="nil"/>
          <w:left w:val="nil"/>
          <w:bottom w:val="nil"/>
          <w:right w:val="nil"/>
          <w:between w:val="nil"/>
        </w:pBdr>
        <w:ind w:left="0"/>
      </w:pPr>
    </w:p>
    <w:p w14:paraId="00000607" w14:textId="77777777" w:rsidR="00EC6469" w:rsidRDefault="001D5FD2">
      <w:r>
        <w:t>[hgs-019]</w:t>
      </w:r>
    </w:p>
    <w:p w14:paraId="00000608" w14:textId="77777777" w:rsidR="00EC6469" w:rsidRDefault="00EC6469">
      <w:pPr>
        <w:widowControl w:val="0"/>
        <w:pBdr>
          <w:top w:val="nil"/>
          <w:left w:val="nil"/>
          <w:bottom w:val="nil"/>
          <w:right w:val="nil"/>
          <w:between w:val="nil"/>
        </w:pBdr>
        <w:ind w:left="0"/>
      </w:pPr>
    </w:p>
    <w:p w14:paraId="00000609" w14:textId="77777777" w:rsidR="00EC6469" w:rsidRDefault="001D5FD2">
      <w:r>
        <w:t>American Bible Society</w:t>
      </w:r>
    </w:p>
    <w:p w14:paraId="0000060A" w14:textId="77777777" w:rsidR="00EC6469" w:rsidRDefault="00EC6469">
      <w:pPr>
        <w:widowControl w:val="0"/>
        <w:pBdr>
          <w:top w:val="nil"/>
          <w:left w:val="nil"/>
          <w:bottom w:val="nil"/>
          <w:right w:val="nil"/>
          <w:between w:val="nil"/>
        </w:pBdr>
        <w:ind w:left="0"/>
      </w:pPr>
    </w:p>
    <w:p w14:paraId="0000060B" w14:textId="77777777" w:rsidR="00EC6469" w:rsidRDefault="001D5FD2">
      <w:r>
        <w:t>[hgs-020]</w:t>
      </w:r>
    </w:p>
    <w:p w14:paraId="0000060C" w14:textId="77777777" w:rsidR="00EC6469" w:rsidRDefault="00EC6469">
      <w:pPr>
        <w:widowControl w:val="0"/>
        <w:pBdr>
          <w:top w:val="nil"/>
          <w:left w:val="nil"/>
          <w:bottom w:val="nil"/>
          <w:right w:val="nil"/>
          <w:between w:val="nil"/>
        </w:pBdr>
        <w:ind w:left="0"/>
      </w:pPr>
    </w:p>
    <w:p w14:paraId="0000060D" w14:textId="77777777" w:rsidR="00EC6469" w:rsidRDefault="001D5FD2">
      <w:r>
        <w:lastRenderedPageBreak/>
        <w:t>The curriculum is built on Healing the Wounds of Trauma: How the Church Can Help — a resource developed by the American Bible Society that weaves over 390 scriptures from the Restoring Hope Bible into every session.</w:t>
      </w:r>
    </w:p>
    <w:p w14:paraId="0000060E" w14:textId="77777777" w:rsidR="00EC6469" w:rsidRDefault="00EC6469">
      <w:pPr>
        <w:widowControl w:val="0"/>
        <w:pBdr>
          <w:top w:val="nil"/>
          <w:left w:val="nil"/>
          <w:bottom w:val="nil"/>
          <w:right w:val="nil"/>
          <w:between w:val="nil"/>
        </w:pBdr>
        <w:ind w:left="0"/>
      </w:pPr>
    </w:p>
    <w:p w14:paraId="0000060F" w14:textId="77777777" w:rsidR="00EC6469" w:rsidRDefault="001D5FD2">
      <w:r>
        <w:t>[hgs-021]</w:t>
      </w:r>
    </w:p>
    <w:p w14:paraId="00000610" w14:textId="77777777" w:rsidR="00EC6469" w:rsidRDefault="00EC6469">
      <w:pPr>
        <w:widowControl w:val="0"/>
        <w:pBdr>
          <w:top w:val="nil"/>
          <w:left w:val="nil"/>
          <w:bottom w:val="nil"/>
          <w:right w:val="nil"/>
          <w:between w:val="nil"/>
        </w:pBdr>
        <w:ind w:left="0"/>
      </w:pPr>
    </w:p>
    <w:p w14:paraId="00000611" w14:textId="77777777" w:rsidR="00EC6469" w:rsidRDefault="001D5FD2">
      <w:r>
        <w:t>americanbible.org</w:t>
      </w:r>
    </w:p>
    <w:p w14:paraId="00000612" w14:textId="77777777" w:rsidR="00EC6469" w:rsidRDefault="00EC6469">
      <w:pPr>
        <w:widowControl w:val="0"/>
        <w:pBdr>
          <w:top w:val="nil"/>
          <w:left w:val="nil"/>
          <w:bottom w:val="nil"/>
          <w:right w:val="nil"/>
          <w:between w:val="nil"/>
        </w:pBdr>
        <w:ind w:left="0"/>
      </w:pPr>
    </w:p>
    <w:p w14:paraId="00000613" w14:textId="77777777" w:rsidR="00EC6469" w:rsidRDefault="001D5FD2">
      <w:r>
        <w:t>[hgs-022]</w:t>
      </w:r>
    </w:p>
    <w:p w14:paraId="00000614" w14:textId="77777777" w:rsidR="00EC6469" w:rsidRDefault="00EC6469">
      <w:pPr>
        <w:widowControl w:val="0"/>
        <w:pBdr>
          <w:top w:val="nil"/>
          <w:left w:val="nil"/>
          <w:bottom w:val="nil"/>
          <w:right w:val="nil"/>
          <w:between w:val="nil"/>
        </w:pBdr>
        <w:ind w:left="0"/>
      </w:pPr>
    </w:p>
    <w:p w14:paraId="00000615" w14:textId="77777777" w:rsidR="00EC6469" w:rsidRDefault="001D5FD2">
      <w:r>
        <w:t>Trauma Healing Institute</w:t>
      </w:r>
    </w:p>
    <w:p w14:paraId="00000616" w14:textId="77777777" w:rsidR="00EC6469" w:rsidRDefault="00EC6469">
      <w:pPr>
        <w:widowControl w:val="0"/>
        <w:pBdr>
          <w:top w:val="nil"/>
          <w:left w:val="nil"/>
          <w:bottom w:val="nil"/>
          <w:right w:val="nil"/>
          <w:between w:val="nil"/>
        </w:pBdr>
        <w:ind w:left="0"/>
      </w:pPr>
    </w:p>
    <w:p w14:paraId="00000617" w14:textId="77777777" w:rsidR="00EC6469" w:rsidRDefault="001D5FD2">
      <w:r>
        <w:t>[hgs-023]</w:t>
      </w:r>
    </w:p>
    <w:p w14:paraId="00000618" w14:textId="77777777" w:rsidR="00EC6469" w:rsidRDefault="00EC6469">
      <w:pPr>
        <w:widowControl w:val="0"/>
        <w:pBdr>
          <w:top w:val="nil"/>
          <w:left w:val="nil"/>
          <w:bottom w:val="nil"/>
          <w:right w:val="nil"/>
          <w:between w:val="nil"/>
        </w:pBdr>
        <w:ind w:left="0"/>
      </w:pPr>
    </w:p>
    <w:p w14:paraId="00000619" w14:textId="77777777" w:rsidR="00EC6469" w:rsidRDefault="001D5FD2">
      <w:r>
        <w:t>The Trauma Healing Institute (THI) is a global network of practitioners training churches and ministries to bring Scripture-centered healing to communities in crisis. The program has been implemented in over 100 countries across 194 language groups in Africa, Asia, the Pacific, and the Americas.</w:t>
      </w:r>
    </w:p>
    <w:p w14:paraId="0000061A" w14:textId="77777777" w:rsidR="00EC6469" w:rsidRDefault="00EC6469">
      <w:pPr>
        <w:widowControl w:val="0"/>
        <w:pBdr>
          <w:top w:val="nil"/>
          <w:left w:val="nil"/>
          <w:bottom w:val="nil"/>
          <w:right w:val="nil"/>
          <w:between w:val="nil"/>
        </w:pBdr>
        <w:ind w:left="0"/>
      </w:pPr>
    </w:p>
    <w:p w14:paraId="0000061B" w14:textId="77777777" w:rsidR="00EC6469" w:rsidRDefault="001D5FD2">
      <w:r>
        <w:t>[hgs-024]</w:t>
      </w:r>
    </w:p>
    <w:p w14:paraId="0000061C" w14:textId="77777777" w:rsidR="00EC6469" w:rsidRDefault="00EC6469">
      <w:pPr>
        <w:widowControl w:val="0"/>
        <w:pBdr>
          <w:top w:val="nil"/>
          <w:left w:val="nil"/>
          <w:bottom w:val="nil"/>
          <w:right w:val="nil"/>
          <w:between w:val="nil"/>
        </w:pBdr>
        <w:ind w:left="0"/>
      </w:pPr>
    </w:p>
    <w:p w14:paraId="0000061D" w14:textId="77777777" w:rsidR="00EC6469" w:rsidRDefault="001D5FD2">
      <w:r>
        <w:t>TraumaHealingInstitute.org</w:t>
      </w:r>
    </w:p>
    <w:p w14:paraId="0000061E" w14:textId="77777777" w:rsidR="00EC6469" w:rsidRDefault="00EC6469">
      <w:pPr>
        <w:widowControl w:val="0"/>
        <w:pBdr>
          <w:top w:val="nil"/>
          <w:left w:val="nil"/>
          <w:bottom w:val="nil"/>
          <w:right w:val="nil"/>
          <w:between w:val="nil"/>
        </w:pBdr>
        <w:ind w:left="0"/>
      </w:pPr>
    </w:p>
    <w:p w14:paraId="0000061F" w14:textId="77777777" w:rsidR="00EC6469" w:rsidRDefault="001D5FD2">
      <w:r>
        <w:t>[hgs-025]</w:t>
      </w:r>
    </w:p>
    <w:p w14:paraId="00000620" w14:textId="77777777" w:rsidR="00EC6469" w:rsidRDefault="00EC6469">
      <w:pPr>
        <w:widowControl w:val="0"/>
        <w:pBdr>
          <w:top w:val="nil"/>
          <w:left w:val="nil"/>
          <w:bottom w:val="nil"/>
          <w:right w:val="nil"/>
          <w:between w:val="nil"/>
        </w:pBdr>
        <w:ind w:left="0"/>
      </w:pPr>
    </w:p>
    <w:p w14:paraId="00000621" w14:textId="77777777" w:rsidR="00EC6469" w:rsidRDefault="001D5FD2">
      <w:r>
        <w:t>Scripture + Mental Health</w:t>
      </w:r>
    </w:p>
    <w:p w14:paraId="00000622" w14:textId="77777777" w:rsidR="00EC6469" w:rsidRDefault="00EC6469">
      <w:pPr>
        <w:widowControl w:val="0"/>
        <w:pBdr>
          <w:top w:val="nil"/>
          <w:left w:val="nil"/>
          <w:bottom w:val="nil"/>
          <w:right w:val="nil"/>
          <w:between w:val="nil"/>
        </w:pBdr>
        <w:ind w:left="0"/>
      </w:pPr>
    </w:p>
    <w:p w14:paraId="00000623" w14:textId="77777777" w:rsidR="00EC6469" w:rsidRDefault="001D5FD2">
      <w:r>
        <w:t>[hgs-026]</w:t>
      </w:r>
    </w:p>
    <w:p w14:paraId="00000624" w14:textId="77777777" w:rsidR="00EC6469" w:rsidRDefault="00EC6469">
      <w:pPr>
        <w:widowControl w:val="0"/>
        <w:pBdr>
          <w:top w:val="nil"/>
          <w:left w:val="nil"/>
          <w:bottom w:val="nil"/>
          <w:right w:val="nil"/>
          <w:between w:val="nil"/>
        </w:pBdr>
        <w:ind w:left="0"/>
      </w:pPr>
    </w:p>
    <w:p w14:paraId="00000625" w14:textId="465D64D4" w:rsidR="00EC6469" w:rsidRDefault="001D5FD2">
      <w:r>
        <w:t xml:space="preserve">The model integrates </w:t>
      </w:r>
      <w:r w:rsidR="00F85405">
        <w:t>best practices of</w:t>
      </w:r>
      <w:r>
        <w:t xml:space="preserve"> mental health principles with Biblical truth — addressing the whole person: spirit, mind, and community.</w:t>
      </w:r>
    </w:p>
    <w:p w14:paraId="00000626" w14:textId="77777777" w:rsidR="00EC6469" w:rsidRDefault="00EC6469">
      <w:pPr>
        <w:widowControl w:val="0"/>
        <w:pBdr>
          <w:top w:val="nil"/>
          <w:left w:val="nil"/>
          <w:bottom w:val="nil"/>
          <w:right w:val="nil"/>
          <w:between w:val="nil"/>
        </w:pBdr>
        <w:ind w:left="0"/>
      </w:pPr>
    </w:p>
    <w:p w14:paraId="00000627" w14:textId="77777777" w:rsidR="00EC6469" w:rsidRDefault="001D5FD2">
      <w:r>
        <w:lastRenderedPageBreak/>
        <w:t>[hgs-027]</w:t>
      </w:r>
    </w:p>
    <w:p w14:paraId="00000628" w14:textId="77777777" w:rsidR="00EC6469" w:rsidRDefault="00EC6469">
      <w:pPr>
        <w:widowControl w:val="0"/>
        <w:pBdr>
          <w:top w:val="nil"/>
          <w:left w:val="nil"/>
          <w:bottom w:val="nil"/>
          <w:right w:val="nil"/>
          <w:between w:val="nil"/>
        </w:pBdr>
        <w:ind w:left="0"/>
      </w:pPr>
    </w:p>
    <w:p w14:paraId="00000629" w14:textId="77777777" w:rsidR="00EC6469" w:rsidRDefault="001D5FD2">
      <w:r>
        <w:t>Native-Led Facilitation</w:t>
      </w:r>
    </w:p>
    <w:p w14:paraId="0000062A" w14:textId="77777777" w:rsidR="00EC6469" w:rsidRDefault="00EC6469">
      <w:pPr>
        <w:widowControl w:val="0"/>
        <w:pBdr>
          <w:top w:val="nil"/>
          <w:left w:val="nil"/>
          <w:bottom w:val="nil"/>
          <w:right w:val="nil"/>
          <w:between w:val="nil"/>
        </w:pBdr>
        <w:ind w:left="0"/>
      </w:pPr>
    </w:p>
    <w:p w14:paraId="0000062B" w14:textId="77777777" w:rsidR="00EC6469" w:rsidRDefault="001D5FD2">
      <w:r>
        <w:t>[hgs-028]</w:t>
      </w:r>
    </w:p>
    <w:p w14:paraId="0000062C" w14:textId="77777777" w:rsidR="00EC6469" w:rsidRDefault="00EC6469">
      <w:pPr>
        <w:widowControl w:val="0"/>
        <w:pBdr>
          <w:top w:val="nil"/>
          <w:left w:val="nil"/>
          <w:bottom w:val="nil"/>
          <w:right w:val="nil"/>
          <w:between w:val="nil"/>
        </w:pBdr>
        <w:ind w:left="0"/>
      </w:pPr>
    </w:p>
    <w:p w14:paraId="0000062D" w14:textId="748599E5" w:rsidR="00EC6469" w:rsidRDefault="001D5FD2">
      <w:r w:rsidRPr="00B919C6">
        <w:rPr>
          <w:rPrChange w:id="254" w:author="Jaylene Peterson-Nyren" w:date="2026-05-07T14:06:00Z">
            <w:rPr>
              <w:highlight w:val="green"/>
            </w:rPr>
          </w:rPrChange>
        </w:rPr>
        <w:t>LIM trains and certifies facilitators to lead groups in their own communities — ensuring the curriculum is delivered with cultural understanding and relational trust.</w:t>
      </w:r>
      <w:r w:rsidR="00FC1DDC" w:rsidRPr="00B919C6">
        <w:t xml:space="preserve">  </w:t>
      </w:r>
      <w:del w:id="255" w:author="Jaylene Peterson-Nyren" w:date="2026-05-07T14:06:00Z">
        <w:r w:rsidR="00FC1DDC" w:rsidRPr="00B919C6" w:rsidDel="00B919C6">
          <w:rPr>
            <w:rPrChange w:id="256" w:author="Jaylene Peterson-Nyren" w:date="2026-05-07T14:06:00Z">
              <w:rPr>
                <w:highlight w:val="yellow"/>
              </w:rPr>
            </w:rPrChange>
          </w:rPr>
          <w:delText xml:space="preserve">(JPN Comment:  great wording – may be used </w:delText>
        </w:r>
        <w:r w:rsidR="00320258" w:rsidRPr="00B919C6" w:rsidDel="00B919C6">
          <w:rPr>
            <w:rPrChange w:id="257" w:author="Jaylene Peterson-Nyren" w:date="2026-05-07T14:06:00Z">
              <w:rPr>
                <w:highlight w:val="yellow"/>
              </w:rPr>
            </w:rPrChange>
          </w:rPr>
          <w:delText>in prior sections?</w:delText>
        </w:r>
      </w:del>
    </w:p>
    <w:p w14:paraId="0000062E" w14:textId="77777777" w:rsidR="00EC6469" w:rsidRDefault="00EC6469">
      <w:pPr>
        <w:widowControl w:val="0"/>
        <w:pBdr>
          <w:top w:val="nil"/>
          <w:left w:val="nil"/>
          <w:bottom w:val="nil"/>
          <w:right w:val="nil"/>
          <w:between w:val="nil"/>
        </w:pBdr>
        <w:ind w:left="0"/>
      </w:pPr>
    </w:p>
    <w:p w14:paraId="0000062F" w14:textId="77777777" w:rsidR="00EC6469" w:rsidRDefault="001D5FD2">
      <w:r>
        <w:t>[hgs-029]</w:t>
      </w:r>
    </w:p>
    <w:p w14:paraId="00000630" w14:textId="77777777" w:rsidR="00EC6469" w:rsidRDefault="00EC6469">
      <w:pPr>
        <w:widowControl w:val="0"/>
        <w:pBdr>
          <w:top w:val="nil"/>
          <w:left w:val="nil"/>
          <w:bottom w:val="nil"/>
          <w:right w:val="nil"/>
          <w:between w:val="nil"/>
        </w:pBdr>
        <w:ind w:left="0"/>
      </w:pPr>
    </w:p>
    <w:p w14:paraId="00000631" w14:textId="77777777" w:rsidR="00EC6469" w:rsidRDefault="001D5FD2">
      <w:r>
        <w:t>Taken to the Community</w:t>
      </w:r>
    </w:p>
    <w:p w14:paraId="00000632" w14:textId="77777777" w:rsidR="00EC6469" w:rsidRDefault="00EC6469">
      <w:pPr>
        <w:widowControl w:val="0"/>
        <w:pBdr>
          <w:top w:val="nil"/>
          <w:left w:val="nil"/>
          <w:bottom w:val="nil"/>
          <w:right w:val="nil"/>
          <w:between w:val="nil"/>
        </w:pBdr>
        <w:ind w:left="0"/>
      </w:pPr>
    </w:p>
    <w:p w14:paraId="00000633" w14:textId="77777777" w:rsidR="00EC6469" w:rsidRDefault="001D5FD2">
      <w:r>
        <w:t>[hgs-030]</w:t>
      </w:r>
    </w:p>
    <w:p w14:paraId="00000634" w14:textId="77777777" w:rsidR="00EC6469" w:rsidRDefault="00EC6469">
      <w:pPr>
        <w:widowControl w:val="0"/>
        <w:pBdr>
          <w:top w:val="nil"/>
          <w:left w:val="nil"/>
          <w:bottom w:val="nil"/>
          <w:right w:val="nil"/>
          <w:between w:val="nil"/>
        </w:pBdr>
        <w:ind w:left="0"/>
      </w:pPr>
    </w:p>
    <w:p w14:paraId="00000635" w14:textId="13DA9242" w:rsidR="00EC6469" w:rsidRDefault="001D5FD2">
      <w:r>
        <w:t xml:space="preserve">LIM brings this curriculum to reservations, villages, urban centers, and online — traveling by </w:t>
      </w:r>
      <w:r w:rsidR="00320258" w:rsidRPr="00320258">
        <w:rPr>
          <w:highlight w:val="yellow"/>
        </w:rPr>
        <w:t xml:space="preserve">road, </w:t>
      </w:r>
      <w:r w:rsidRPr="00320258">
        <w:rPr>
          <w:highlight w:val="yellow"/>
        </w:rPr>
        <w:t>plane</w:t>
      </w:r>
      <w:r>
        <w:t>, boat, and snowmachine to reach communities wherever they are.</w:t>
      </w:r>
      <w:ins w:id="258" w:author="Jaylene Peterson-Nyren" w:date="2026-05-07T14:08:00Z">
        <w:r w:rsidR="00690F84">
          <w:t xml:space="preserve"> </w:t>
        </w:r>
        <w:r w:rsidR="00690F84" w:rsidRPr="00690F84">
          <w:rPr>
            <w:highlight w:val="green"/>
            <w:rPrChange w:id="259" w:author="Jaylene Peterson-Nyren" w:date="2026-05-07T14:09:00Z">
              <w:rPr/>
            </w:rPrChange>
          </w:rPr>
          <w:t>(Add photos of st</w:t>
        </w:r>
      </w:ins>
      <w:ins w:id="260" w:author="Jaylene Peterson-Nyren" w:date="2026-05-07T14:09:00Z">
        <w:r w:rsidR="00690F84" w:rsidRPr="00690F84">
          <w:rPr>
            <w:highlight w:val="green"/>
            <w:rPrChange w:id="261" w:author="Jaylene Peterson-Nyren" w:date="2026-05-07T14:09:00Z">
              <w:rPr/>
            </w:rPrChange>
          </w:rPr>
          <w:t>aff traveling in small airplanes</w:t>
        </w:r>
      </w:ins>
      <w:ins w:id="262" w:author="Jaylene Peterson-Nyren" w:date="2026-05-07T14:11:00Z">
        <w:r w:rsidR="005268D6">
          <w:rPr>
            <w:highlight w:val="green"/>
          </w:rPr>
          <w:t xml:space="preserve"> – see photos from Martha’s folder</w:t>
        </w:r>
      </w:ins>
      <w:ins w:id="263" w:author="Jaylene Peterson-Nyren" w:date="2026-05-07T14:13:00Z">
        <w:r w:rsidR="00BB5646">
          <w:rPr>
            <w:highlight w:val="green"/>
          </w:rPr>
          <w:t xml:space="preserve"> from Unalakleet April 2025 Healing Group</w:t>
        </w:r>
      </w:ins>
      <w:ins w:id="264" w:author="Jaylene Peterson-Nyren" w:date="2026-05-07T14:11:00Z">
        <w:r w:rsidR="005268D6">
          <w:rPr>
            <w:highlight w:val="green"/>
          </w:rPr>
          <w:t xml:space="preserve"> – also for </w:t>
        </w:r>
        <w:r w:rsidR="005820C6">
          <w:rPr>
            <w:highlight w:val="green"/>
          </w:rPr>
          <w:t>donor messaging</w:t>
        </w:r>
      </w:ins>
      <w:ins w:id="265" w:author="Jaylene Peterson-Nyren" w:date="2026-05-07T14:12:00Z">
        <w:r w:rsidR="005820C6">
          <w:rPr>
            <w:highlight w:val="green"/>
          </w:rPr>
          <w:t xml:space="preserve"> can ask staff/participants to reflect on village life around airplanes landing – meeting the ‘ice cream plane’, seeing who is getting off plane, all kids and many adults show up a</w:t>
        </w:r>
      </w:ins>
      <w:ins w:id="266" w:author="Jaylene Peterson-Nyren" w:date="2026-05-07T14:13:00Z">
        <w:r w:rsidR="005820C6">
          <w:rPr>
            <w:highlight w:val="green"/>
          </w:rPr>
          <w:t xml:space="preserve">t every landing out of </w:t>
        </w:r>
        <w:r w:rsidR="00BB5646">
          <w:rPr>
            <w:highlight w:val="green"/>
          </w:rPr>
          <w:t>curiosity</w:t>
        </w:r>
      </w:ins>
      <w:ins w:id="267" w:author="Jaylene Peterson-Nyren" w:date="2026-05-07T14:09:00Z">
        <w:r w:rsidR="00690F84" w:rsidRPr="00690F84">
          <w:rPr>
            <w:highlight w:val="green"/>
            <w:rPrChange w:id="268" w:author="Jaylene Peterson-Nyren" w:date="2026-05-07T14:09:00Z">
              <w:rPr/>
            </w:rPrChange>
          </w:rPr>
          <w:t>)</w:t>
        </w:r>
      </w:ins>
    </w:p>
    <w:p w14:paraId="00000636" w14:textId="77777777" w:rsidR="00EC6469" w:rsidRDefault="00EC6469">
      <w:pPr>
        <w:widowControl w:val="0"/>
        <w:pBdr>
          <w:top w:val="nil"/>
          <w:left w:val="nil"/>
          <w:bottom w:val="nil"/>
          <w:right w:val="nil"/>
          <w:between w:val="nil"/>
        </w:pBdr>
        <w:ind w:left="0"/>
      </w:pPr>
    </w:p>
    <w:p w14:paraId="00000637" w14:textId="77777777" w:rsidR="00EC6469" w:rsidRDefault="001D5FD2">
      <w:pPr>
        <w:pStyle w:val="Heading3"/>
      </w:pPr>
      <w:bookmarkStart w:id="269" w:name="_2kp0m3h2aw3i" w:colFirst="0" w:colLast="0"/>
      <w:bookmarkEnd w:id="269"/>
      <w:r>
        <w:t>Upcoming Healing Group Sessions</w:t>
      </w:r>
    </w:p>
    <w:p w14:paraId="00000638" w14:textId="77777777" w:rsidR="00EC6469" w:rsidRDefault="001D5FD2">
      <w:r>
        <w:t>[hgs-031]</w:t>
      </w:r>
    </w:p>
    <w:p w14:paraId="00000639" w14:textId="77777777" w:rsidR="00EC6469" w:rsidRDefault="00EC6469">
      <w:pPr>
        <w:widowControl w:val="0"/>
        <w:pBdr>
          <w:top w:val="nil"/>
          <w:left w:val="nil"/>
          <w:bottom w:val="nil"/>
          <w:right w:val="nil"/>
          <w:between w:val="nil"/>
        </w:pBdr>
        <w:ind w:left="0"/>
      </w:pPr>
    </w:p>
    <w:p w14:paraId="0000063A" w14:textId="77777777" w:rsidR="00EC6469" w:rsidRDefault="001D5FD2">
      <w:r>
        <w:t>Upcoming Healing Groups — 2026</w:t>
      </w:r>
    </w:p>
    <w:p w14:paraId="0000063B" w14:textId="77777777" w:rsidR="00EC6469" w:rsidRDefault="00EC6469">
      <w:pPr>
        <w:widowControl w:val="0"/>
        <w:pBdr>
          <w:top w:val="nil"/>
          <w:left w:val="nil"/>
          <w:bottom w:val="nil"/>
          <w:right w:val="nil"/>
          <w:between w:val="nil"/>
        </w:pBdr>
        <w:ind w:left="0"/>
      </w:pPr>
    </w:p>
    <w:p w14:paraId="0000063C" w14:textId="77777777" w:rsidR="00EC6469" w:rsidRDefault="001D5FD2">
      <w:r>
        <w:t>[hgs-032]</w:t>
      </w:r>
    </w:p>
    <w:p w14:paraId="0000063D" w14:textId="77777777" w:rsidR="00EC6469" w:rsidRDefault="00EC6469">
      <w:pPr>
        <w:widowControl w:val="0"/>
        <w:pBdr>
          <w:top w:val="nil"/>
          <w:left w:val="nil"/>
          <w:bottom w:val="nil"/>
          <w:right w:val="nil"/>
          <w:between w:val="nil"/>
        </w:pBdr>
        <w:ind w:left="0"/>
      </w:pPr>
    </w:p>
    <w:p w14:paraId="0000063E" w14:textId="77777777" w:rsidR="00EC6469" w:rsidRDefault="001D5FD2">
      <w:r>
        <w:t>Sessions fill quickly. Participants must attend all sessions for full benefit. In-person sessions include lunch. Contact us if you need accommodations.</w:t>
      </w:r>
    </w:p>
    <w:p w14:paraId="0000063F" w14:textId="77777777" w:rsidR="00EC6469" w:rsidRDefault="00EC6469">
      <w:pPr>
        <w:widowControl w:val="0"/>
        <w:pBdr>
          <w:top w:val="nil"/>
          <w:left w:val="nil"/>
          <w:bottom w:val="nil"/>
          <w:right w:val="nil"/>
          <w:between w:val="nil"/>
        </w:pBdr>
        <w:ind w:left="0"/>
      </w:pPr>
    </w:p>
    <w:p w14:paraId="00000640" w14:textId="77777777" w:rsidR="00EC6469" w:rsidRDefault="001D5FD2">
      <w:r>
        <w:t>[hgs-033]</w:t>
      </w:r>
    </w:p>
    <w:p w14:paraId="00000641" w14:textId="77777777" w:rsidR="00EC6469" w:rsidRDefault="00EC6469">
      <w:pPr>
        <w:widowControl w:val="0"/>
        <w:pBdr>
          <w:top w:val="nil"/>
          <w:left w:val="nil"/>
          <w:bottom w:val="nil"/>
          <w:right w:val="nil"/>
          <w:between w:val="nil"/>
        </w:pBdr>
        <w:ind w:left="0"/>
      </w:pPr>
    </w:p>
    <w:p w14:paraId="00000642" w14:textId="77777777" w:rsidR="00EC6469" w:rsidRDefault="001D5FD2">
      <w:r>
        <w:t>All Sessions</w:t>
      </w:r>
    </w:p>
    <w:p w14:paraId="00000643" w14:textId="77777777" w:rsidR="00EC6469" w:rsidRDefault="00EC6469">
      <w:pPr>
        <w:widowControl w:val="0"/>
        <w:pBdr>
          <w:top w:val="nil"/>
          <w:left w:val="nil"/>
          <w:bottom w:val="nil"/>
          <w:right w:val="nil"/>
          <w:between w:val="nil"/>
        </w:pBdr>
        <w:ind w:left="0"/>
      </w:pPr>
    </w:p>
    <w:p w14:paraId="00000644" w14:textId="77777777" w:rsidR="00EC6469" w:rsidRDefault="001D5FD2">
      <w:r>
        <w:t>[hgs-034]</w:t>
      </w:r>
    </w:p>
    <w:p w14:paraId="00000645" w14:textId="77777777" w:rsidR="00EC6469" w:rsidRDefault="00EC6469">
      <w:pPr>
        <w:widowControl w:val="0"/>
        <w:pBdr>
          <w:top w:val="nil"/>
          <w:left w:val="nil"/>
          <w:bottom w:val="nil"/>
          <w:right w:val="nil"/>
          <w:between w:val="nil"/>
        </w:pBdr>
        <w:ind w:left="0"/>
      </w:pPr>
    </w:p>
    <w:p w14:paraId="00000646" w14:textId="77777777" w:rsidR="00EC6469" w:rsidRDefault="001D5FD2">
      <w:r>
        <w:t>In-Person</w:t>
      </w:r>
    </w:p>
    <w:p w14:paraId="00000647" w14:textId="77777777" w:rsidR="00EC6469" w:rsidRDefault="00EC6469">
      <w:pPr>
        <w:widowControl w:val="0"/>
        <w:pBdr>
          <w:top w:val="nil"/>
          <w:left w:val="nil"/>
          <w:bottom w:val="nil"/>
          <w:right w:val="nil"/>
          <w:between w:val="nil"/>
        </w:pBdr>
        <w:ind w:left="0"/>
      </w:pPr>
    </w:p>
    <w:p w14:paraId="00000648" w14:textId="77777777" w:rsidR="00EC6469" w:rsidRDefault="001D5FD2">
      <w:r>
        <w:t>[hgs-035]</w:t>
      </w:r>
    </w:p>
    <w:p w14:paraId="00000649" w14:textId="77777777" w:rsidR="00EC6469" w:rsidRDefault="00EC6469">
      <w:pPr>
        <w:widowControl w:val="0"/>
        <w:pBdr>
          <w:top w:val="nil"/>
          <w:left w:val="nil"/>
          <w:bottom w:val="nil"/>
          <w:right w:val="nil"/>
          <w:between w:val="nil"/>
        </w:pBdr>
        <w:ind w:left="0"/>
      </w:pPr>
    </w:p>
    <w:p w14:paraId="0000064A" w14:textId="77777777" w:rsidR="00EC6469" w:rsidRDefault="001D5FD2">
      <w:r>
        <w:t>Online</w:t>
      </w:r>
    </w:p>
    <w:p w14:paraId="0000064B" w14:textId="77777777" w:rsidR="00EC6469" w:rsidRDefault="00EC6469">
      <w:pPr>
        <w:widowControl w:val="0"/>
        <w:pBdr>
          <w:top w:val="nil"/>
          <w:left w:val="nil"/>
          <w:bottom w:val="nil"/>
          <w:right w:val="nil"/>
          <w:between w:val="nil"/>
        </w:pBdr>
        <w:ind w:left="0"/>
      </w:pPr>
    </w:p>
    <w:p w14:paraId="0000064C" w14:textId="77777777" w:rsidR="00EC6469" w:rsidRDefault="001D5FD2">
      <w:r>
        <w:t>[hgs-036]</w:t>
      </w:r>
    </w:p>
    <w:p w14:paraId="0000064D" w14:textId="77777777" w:rsidR="00EC6469" w:rsidRDefault="00EC6469">
      <w:pPr>
        <w:widowControl w:val="0"/>
        <w:pBdr>
          <w:top w:val="nil"/>
          <w:left w:val="nil"/>
          <w:bottom w:val="nil"/>
          <w:right w:val="nil"/>
          <w:between w:val="nil"/>
        </w:pBdr>
        <w:ind w:left="0"/>
      </w:pPr>
    </w:p>
    <w:p w14:paraId="0000064E" w14:textId="77777777" w:rsidR="00EC6469" w:rsidRDefault="001D5FD2">
      <w:r>
        <w:t>Open Spots</w:t>
      </w:r>
    </w:p>
    <w:p w14:paraId="0000064F" w14:textId="77777777" w:rsidR="00EC6469" w:rsidRDefault="00EC6469">
      <w:pPr>
        <w:widowControl w:val="0"/>
        <w:pBdr>
          <w:top w:val="nil"/>
          <w:left w:val="nil"/>
          <w:bottom w:val="nil"/>
          <w:right w:val="nil"/>
          <w:between w:val="nil"/>
        </w:pBdr>
        <w:ind w:left="0"/>
      </w:pPr>
    </w:p>
    <w:p w14:paraId="00000650" w14:textId="77777777" w:rsidR="00EC6469" w:rsidRDefault="001D5FD2">
      <w:r>
        <w:t>[hgs-037]</w:t>
      </w:r>
    </w:p>
    <w:p w14:paraId="00000651" w14:textId="77777777" w:rsidR="00EC6469" w:rsidRDefault="00EC6469">
      <w:pPr>
        <w:widowControl w:val="0"/>
        <w:pBdr>
          <w:top w:val="nil"/>
          <w:left w:val="nil"/>
          <w:bottom w:val="nil"/>
          <w:right w:val="nil"/>
          <w:between w:val="nil"/>
        </w:pBdr>
        <w:ind w:left="0"/>
      </w:pPr>
    </w:p>
    <w:p w14:paraId="00000652" w14:textId="77777777" w:rsidR="00EC6469" w:rsidRDefault="001D5FD2">
      <w:r>
        <w:t>Facilitator Training</w:t>
      </w:r>
    </w:p>
    <w:p w14:paraId="00000653" w14:textId="77777777" w:rsidR="00EC6469" w:rsidRDefault="00EC6469">
      <w:pPr>
        <w:widowControl w:val="0"/>
        <w:pBdr>
          <w:top w:val="nil"/>
          <w:left w:val="nil"/>
          <w:bottom w:val="nil"/>
          <w:right w:val="nil"/>
          <w:between w:val="nil"/>
        </w:pBdr>
        <w:ind w:left="0"/>
      </w:pPr>
    </w:p>
    <w:p w14:paraId="00000654" w14:textId="77777777" w:rsidR="00EC6469" w:rsidRDefault="001D5FD2">
      <w:r>
        <w:t>[hgs-038]</w:t>
      </w:r>
    </w:p>
    <w:p w14:paraId="00000655" w14:textId="77777777" w:rsidR="00EC6469" w:rsidRDefault="00EC6469">
      <w:pPr>
        <w:widowControl w:val="0"/>
        <w:pBdr>
          <w:top w:val="nil"/>
          <w:left w:val="nil"/>
          <w:bottom w:val="nil"/>
          <w:right w:val="nil"/>
          <w:between w:val="nil"/>
        </w:pBdr>
        <w:ind w:left="0"/>
      </w:pPr>
    </w:p>
    <w:p w14:paraId="00000656" w14:textId="77777777" w:rsidR="00EC6469" w:rsidRDefault="001D5FD2">
      <w:r>
        <w:t>Military Personnel Healing Group</w:t>
      </w:r>
    </w:p>
    <w:p w14:paraId="00000657" w14:textId="77777777" w:rsidR="00EC6469" w:rsidRDefault="00EC6469">
      <w:pPr>
        <w:widowControl w:val="0"/>
        <w:pBdr>
          <w:top w:val="nil"/>
          <w:left w:val="nil"/>
          <w:bottom w:val="nil"/>
          <w:right w:val="nil"/>
          <w:between w:val="nil"/>
        </w:pBdr>
        <w:ind w:left="0"/>
      </w:pPr>
    </w:p>
    <w:p w14:paraId="00000658" w14:textId="77777777" w:rsidR="00EC6469" w:rsidRDefault="001D5FD2">
      <w:r>
        <w:t>[hgs-039]</w:t>
      </w:r>
    </w:p>
    <w:p w14:paraId="00000659" w14:textId="77777777" w:rsidR="00EC6469" w:rsidRDefault="00EC6469">
      <w:pPr>
        <w:widowControl w:val="0"/>
        <w:pBdr>
          <w:top w:val="nil"/>
          <w:left w:val="nil"/>
          <w:bottom w:val="nil"/>
          <w:right w:val="nil"/>
          <w:between w:val="nil"/>
        </w:pBdr>
        <w:ind w:left="0"/>
      </w:pPr>
    </w:p>
    <w:p w14:paraId="0000065A" w14:textId="400AA71C" w:rsidR="00EC6469" w:rsidRDefault="001D5FD2">
      <w:r w:rsidRPr="004D0904">
        <w:rPr>
          <w:highlight w:val="green"/>
        </w:rPr>
        <w:t>A focused healing group designed for active military, veterans, and their families</w:t>
      </w:r>
      <w:ins w:id="270" w:author="Jaylene Peterson-Nyren" w:date="2026-05-07T14:10:00Z">
        <w:r w:rsidR="00BA750C">
          <w:rPr>
            <w:highlight w:val="green"/>
          </w:rPr>
          <w:t xml:space="preserve"> using the s</w:t>
        </w:r>
      </w:ins>
      <w:del w:id="271" w:author="Jaylene Peterson-Nyren" w:date="2026-05-07T14:10:00Z">
        <w:r w:rsidRPr="004D0904" w:rsidDel="00BA750C">
          <w:rPr>
            <w:highlight w:val="green"/>
          </w:rPr>
          <w:delText>. S</w:delText>
        </w:r>
      </w:del>
      <w:r w:rsidRPr="004D0904">
        <w:rPr>
          <w:highlight w:val="green"/>
        </w:rPr>
        <w:t>ame scripture-based framework in a setting that honors service and sacrifice.</w:t>
      </w:r>
      <w:r w:rsidR="004D0904">
        <w:t xml:space="preserve"> </w:t>
      </w:r>
      <w:r w:rsidR="004D0904" w:rsidRPr="008D2B95">
        <w:rPr>
          <w:highlight w:val="yellow"/>
        </w:rPr>
        <w:t xml:space="preserve">Do we need to </w:t>
      </w:r>
      <w:r w:rsidR="008D2B95" w:rsidRPr="008D2B95">
        <w:rPr>
          <w:highlight w:val="yellow"/>
        </w:rPr>
        <w:t>say anything about Native people here?  Will this confuse mission? Do we say we also do these on invite?</w:t>
      </w:r>
    </w:p>
    <w:p w14:paraId="0000065B" w14:textId="77777777" w:rsidR="00EC6469" w:rsidRDefault="00EC6469">
      <w:pPr>
        <w:widowControl w:val="0"/>
        <w:pBdr>
          <w:top w:val="nil"/>
          <w:left w:val="nil"/>
          <w:bottom w:val="nil"/>
          <w:right w:val="nil"/>
          <w:between w:val="nil"/>
        </w:pBdr>
        <w:ind w:left="0"/>
      </w:pPr>
    </w:p>
    <w:p w14:paraId="0000065C" w14:textId="77777777" w:rsidR="00EC6469" w:rsidRDefault="001D5FD2">
      <w:r>
        <w:t>[hgs-040]</w:t>
      </w:r>
    </w:p>
    <w:p w14:paraId="0000065D" w14:textId="77777777" w:rsidR="00EC6469" w:rsidRDefault="00EC6469">
      <w:pPr>
        <w:widowControl w:val="0"/>
        <w:pBdr>
          <w:top w:val="nil"/>
          <w:left w:val="nil"/>
          <w:bottom w:val="nil"/>
          <w:right w:val="nil"/>
          <w:between w:val="nil"/>
        </w:pBdr>
        <w:ind w:left="0"/>
      </w:pPr>
    </w:p>
    <w:p w14:paraId="0000065E" w14:textId="77777777" w:rsidR="00EC6469" w:rsidRDefault="001D5FD2">
      <w:r>
        <w:lastRenderedPageBreak/>
        <w:t>Register Now</w:t>
      </w:r>
    </w:p>
    <w:p w14:paraId="0000065F" w14:textId="77777777" w:rsidR="00EC6469" w:rsidRDefault="00EC6469">
      <w:pPr>
        <w:widowControl w:val="0"/>
        <w:pBdr>
          <w:top w:val="nil"/>
          <w:left w:val="nil"/>
          <w:bottom w:val="nil"/>
          <w:right w:val="nil"/>
          <w:between w:val="nil"/>
        </w:pBdr>
        <w:ind w:left="0"/>
      </w:pPr>
    </w:p>
    <w:p w14:paraId="00000660" w14:textId="77777777" w:rsidR="00EC6469" w:rsidRDefault="001D5FD2">
      <w:r>
        <w:t>[hgs-041]</w:t>
      </w:r>
    </w:p>
    <w:p w14:paraId="00000661" w14:textId="77777777" w:rsidR="00EC6469" w:rsidRDefault="00EC6469">
      <w:pPr>
        <w:widowControl w:val="0"/>
        <w:pBdr>
          <w:top w:val="nil"/>
          <w:left w:val="nil"/>
          <w:bottom w:val="nil"/>
          <w:right w:val="nil"/>
          <w:between w:val="nil"/>
        </w:pBdr>
        <w:ind w:left="0"/>
      </w:pPr>
    </w:p>
    <w:p w14:paraId="00000662" w14:textId="77777777" w:rsidR="00EC6469" w:rsidRDefault="001D5FD2">
      <w:r>
        <w:t>Details</w:t>
      </w:r>
    </w:p>
    <w:p w14:paraId="00000663" w14:textId="77777777" w:rsidR="00EC6469" w:rsidRDefault="00EC6469">
      <w:pPr>
        <w:widowControl w:val="0"/>
        <w:pBdr>
          <w:top w:val="nil"/>
          <w:left w:val="nil"/>
          <w:bottom w:val="nil"/>
          <w:right w:val="nil"/>
          <w:between w:val="nil"/>
        </w:pBdr>
        <w:ind w:left="0"/>
      </w:pPr>
    </w:p>
    <w:p w14:paraId="00000664" w14:textId="77777777" w:rsidR="00EC6469" w:rsidRDefault="001D5FD2">
      <w:r>
        <w:t>[hgs-042]</w:t>
      </w:r>
    </w:p>
    <w:p w14:paraId="00000665" w14:textId="77777777" w:rsidR="00EC6469" w:rsidRDefault="00EC6469">
      <w:pPr>
        <w:widowControl w:val="0"/>
        <w:pBdr>
          <w:top w:val="nil"/>
          <w:left w:val="nil"/>
          <w:bottom w:val="nil"/>
          <w:right w:val="nil"/>
          <w:between w:val="nil"/>
        </w:pBdr>
        <w:ind w:left="0"/>
      </w:pPr>
    </w:p>
    <w:p w14:paraId="00000666" w14:textId="77777777" w:rsidR="00EC6469" w:rsidRDefault="001D5FD2">
      <w:r>
        <w:t>Online Healing Group</w:t>
      </w:r>
    </w:p>
    <w:p w14:paraId="00000667" w14:textId="77777777" w:rsidR="00EC6469" w:rsidRDefault="00EC6469">
      <w:pPr>
        <w:widowControl w:val="0"/>
        <w:pBdr>
          <w:top w:val="nil"/>
          <w:left w:val="nil"/>
          <w:bottom w:val="nil"/>
          <w:right w:val="nil"/>
          <w:between w:val="nil"/>
        </w:pBdr>
        <w:ind w:left="0"/>
      </w:pPr>
    </w:p>
    <w:p w14:paraId="00000668" w14:textId="77777777" w:rsidR="00EC6469" w:rsidRDefault="001D5FD2">
      <w:r>
        <w:t>[hgs-043]</w:t>
      </w:r>
    </w:p>
    <w:p w14:paraId="00000669" w14:textId="77777777" w:rsidR="00EC6469" w:rsidRDefault="00EC6469">
      <w:pPr>
        <w:widowControl w:val="0"/>
        <w:pBdr>
          <w:top w:val="nil"/>
          <w:left w:val="nil"/>
          <w:bottom w:val="nil"/>
          <w:right w:val="nil"/>
          <w:between w:val="nil"/>
        </w:pBdr>
        <w:ind w:left="0"/>
      </w:pPr>
    </w:p>
    <w:p w14:paraId="0000066A" w14:textId="1FB6C4C0" w:rsidR="00EC6469" w:rsidRDefault="001D5FD2">
      <w:r>
        <w:t xml:space="preserve">This session is currently full. </w:t>
      </w:r>
      <w:r w:rsidR="00F85405">
        <w:t xml:space="preserve"> Please see registration information for more dates and join us at a future healing group.</w:t>
      </w:r>
    </w:p>
    <w:p w14:paraId="0000066B" w14:textId="77777777" w:rsidR="00EC6469" w:rsidRDefault="00EC6469">
      <w:pPr>
        <w:widowControl w:val="0"/>
        <w:pBdr>
          <w:top w:val="nil"/>
          <w:left w:val="nil"/>
          <w:bottom w:val="nil"/>
          <w:right w:val="nil"/>
          <w:between w:val="nil"/>
        </w:pBdr>
        <w:ind w:left="0"/>
      </w:pPr>
    </w:p>
    <w:p w14:paraId="0000066C" w14:textId="77777777" w:rsidR="00EC6469" w:rsidRDefault="001D5FD2">
      <w:r>
        <w:t>[hgs-044]</w:t>
      </w:r>
    </w:p>
    <w:p w14:paraId="0000066D" w14:textId="77777777" w:rsidR="00EC6469" w:rsidRDefault="00EC6469">
      <w:pPr>
        <w:widowControl w:val="0"/>
        <w:pBdr>
          <w:top w:val="nil"/>
          <w:left w:val="nil"/>
          <w:bottom w:val="nil"/>
          <w:right w:val="nil"/>
          <w:between w:val="nil"/>
        </w:pBdr>
        <w:ind w:left="0"/>
      </w:pPr>
    </w:p>
    <w:p w14:paraId="0000066E" w14:textId="77777777" w:rsidR="00EC6469" w:rsidRPr="00F85405" w:rsidRDefault="001D5FD2">
      <w:pPr>
        <w:rPr>
          <w:strike/>
        </w:rPr>
      </w:pPr>
      <w:r w:rsidRPr="00F85405">
        <w:rPr>
          <w:strike/>
        </w:rPr>
        <w:t>Join Waitlist</w:t>
      </w:r>
    </w:p>
    <w:p w14:paraId="0000066F" w14:textId="77777777" w:rsidR="00EC6469" w:rsidRDefault="00EC6469">
      <w:pPr>
        <w:widowControl w:val="0"/>
        <w:pBdr>
          <w:top w:val="nil"/>
          <w:left w:val="nil"/>
          <w:bottom w:val="nil"/>
          <w:right w:val="nil"/>
          <w:between w:val="nil"/>
        </w:pBdr>
        <w:ind w:left="0"/>
      </w:pPr>
    </w:p>
    <w:p w14:paraId="00000670" w14:textId="77777777" w:rsidR="00EC6469" w:rsidRDefault="001D5FD2">
      <w:r>
        <w:t>[hgs-045]</w:t>
      </w:r>
    </w:p>
    <w:p w14:paraId="00000671" w14:textId="77777777" w:rsidR="00EC6469" w:rsidRDefault="00EC6469">
      <w:pPr>
        <w:widowControl w:val="0"/>
        <w:pBdr>
          <w:top w:val="nil"/>
          <w:left w:val="nil"/>
          <w:bottom w:val="nil"/>
          <w:right w:val="nil"/>
          <w:between w:val="nil"/>
        </w:pBdr>
        <w:ind w:left="0"/>
      </w:pPr>
    </w:p>
    <w:p w14:paraId="00000672" w14:textId="77777777" w:rsidR="00EC6469" w:rsidRDefault="001D5FD2">
      <w:r>
        <w:t>Healing Group + Equipping Training</w:t>
      </w:r>
    </w:p>
    <w:p w14:paraId="00000673" w14:textId="77777777" w:rsidR="00EC6469" w:rsidRDefault="00EC6469">
      <w:pPr>
        <w:widowControl w:val="0"/>
        <w:pBdr>
          <w:top w:val="nil"/>
          <w:left w:val="nil"/>
          <w:bottom w:val="nil"/>
          <w:right w:val="nil"/>
          <w:between w:val="nil"/>
        </w:pBdr>
        <w:ind w:left="0"/>
      </w:pPr>
    </w:p>
    <w:p w14:paraId="00000674" w14:textId="77777777" w:rsidR="00EC6469" w:rsidRDefault="001D5FD2">
      <w:r>
        <w:t>[hgs-046]</w:t>
      </w:r>
    </w:p>
    <w:p w14:paraId="00000675" w14:textId="77777777" w:rsidR="00EC6469" w:rsidRDefault="00EC6469">
      <w:pPr>
        <w:widowControl w:val="0"/>
        <w:pBdr>
          <w:top w:val="nil"/>
          <w:left w:val="nil"/>
          <w:bottom w:val="nil"/>
          <w:right w:val="nil"/>
          <w:between w:val="nil"/>
        </w:pBdr>
        <w:ind w:left="0"/>
      </w:pPr>
    </w:p>
    <w:p w14:paraId="00000676" w14:textId="4C721E80" w:rsidR="00EC6469" w:rsidRDefault="001D5FD2">
      <w:r>
        <w:t>A combined healing group and facilitator equipping training. Experience healing yourself and learn how to lead others through it. Lunch pro</w:t>
      </w:r>
      <w:r w:rsidR="009E6245">
        <w:t>vided</w:t>
      </w:r>
      <w:r>
        <w:t>.</w:t>
      </w:r>
    </w:p>
    <w:p w14:paraId="00000677" w14:textId="77777777" w:rsidR="00EC6469" w:rsidRDefault="00EC6469">
      <w:pPr>
        <w:widowControl w:val="0"/>
        <w:pBdr>
          <w:top w:val="nil"/>
          <w:left w:val="nil"/>
          <w:bottom w:val="nil"/>
          <w:right w:val="nil"/>
          <w:between w:val="nil"/>
        </w:pBdr>
        <w:ind w:left="0"/>
      </w:pPr>
    </w:p>
    <w:p w14:paraId="00000678" w14:textId="77777777" w:rsidR="00EC6469" w:rsidRDefault="001D5FD2">
      <w:r>
        <w:t>[hgs-047]</w:t>
      </w:r>
    </w:p>
    <w:p w14:paraId="00000679" w14:textId="77777777" w:rsidR="00EC6469" w:rsidRDefault="00EC6469">
      <w:pPr>
        <w:widowControl w:val="0"/>
        <w:pBdr>
          <w:top w:val="nil"/>
          <w:left w:val="nil"/>
          <w:bottom w:val="nil"/>
          <w:right w:val="nil"/>
          <w:between w:val="nil"/>
        </w:pBdr>
        <w:ind w:left="0"/>
      </w:pPr>
    </w:p>
    <w:p w14:paraId="0000067A" w14:textId="77777777" w:rsidR="00EC6469" w:rsidRDefault="001D5FD2">
      <w:r>
        <w:t>Register Now</w:t>
      </w:r>
    </w:p>
    <w:p w14:paraId="0000067B" w14:textId="77777777" w:rsidR="00EC6469" w:rsidRDefault="00EC6469">
      <w:pPr>
        <w:widowControl w:val="0"/>
        <w:pBdr>
          <w:top w:val="nil"/>
          <w:left w:val="nil"/>
          <w:bottom w:val="nil"/>
          <w:right w:val="nil"/>
          <w:between w:val="nil"/>
        </w:pBdr>
        <w:ind w:left="0"/>
      </w:pPr>
    </w:p>
    <w:p w14:paraId="0000067C" w14:textId="77777777" w:rsidR="00EC6469" w:rsidRDefault="001D5FD2">
      <w:r>
        <w:t>[hgs-048]</w:t>
      </w:r>
    </w:p>
    <w:p w14:paraId="0000067D" w14:textId="77777777" w:rsidR="00EC6469" w:rsidRDefault="00EC6469">
      <w:pPr>
        <w:widowControl w:val="0"/>
        <w:pBdr>
          <w:top w:val="nil"/>
          <w:left w:val="nil"/>
          <w:bottom w:val="nil"/>
          <w:right w:val="nil"/>
          <w:between w:val="nil"/>
        </w:pBdr>
        <w:ind w:left="0"/>
      </w:pPr>
    </w:p>
    <w:p w14:paraId="0000067E" w14:textId="77777777" w:rsidR="00EC6469" w:rsidRDefault="001D5FD2">
      <w:r>
        <w:t>Details</w:t>
      </w:r>
    </w:p>
    <w:p w14:paraId="0000067F" w14:textId="77777777" w:rsidR="00EC6469" w:rsidRDefault="00EC6469">
      <w:pPr>
        <w:widowControl w:val="0"/>
        <w:pBdr>
          <w:top w:val="nil"/>
          <w:left w:val="nil"/>
          <w:bottom w:val="nil"/>
          <w:right w:val="nil"/>
          <w:between w:val="nil"/>
        </w:pBdr>
        <w:ind w:left="0"/>
      </w:pPr>
    </w:p>
    <w:p w14:paraId="00000680" w14:textId="77777777" w:rsidR="00EC6469" w:rsidRDefault="001D5FD2">
      <w:r>
        <w:t>[hgs-049]</w:t>
      </w:r>
    </w:p>
    <w:p w14:paraId="00000681" w14:textId="77777777" w:rsidR="00EC6469" w:rsidRDefault="00EC6469">
      <w:pPr>
        <w:widowControl w:val="0"/>
        <w:pBdr>
          <w:top w:val="nil"/>
          <w:left w:val="nil"/>
          <w:bottom w:val="nil"/>
          <w:right w:val="nil"/>
          <w:between w:val="nil"/>
        </w:pBdr>
        <w:ind w:left="0"/>
      </w:pPr>
    </w:p>
    <w:p w14:paraId="00000682" w14:textId="77777777" w:rsidR="00EC6469" w:rsidRDefault="001D5FD2">
      <w:r>
        <w:t>Community Healing Group</w:t>
      </w:r>
    </w:p>
    <w:p w14:paraId="00000683" w14:textId="77777777" w:rsidR="00EC6469" w:rsidRDefault="00EC6469">
      <w:pPr>
        <w:widowControl w:val="0"/>
        <w:pBdr>
          <w:top w:val="nil"/>
          <w:left w:val="nil"/>
          <w:bottom w:val="nil"/>
          <w:right w:val="nil"/>
          <w:between w:val="nil"/>
        </w:pBdr>
        <w:ind w:left="0"/>
      </w:pPr>
    </w:p>
    <w:p w14:paraId="00000684" w14:textId="77777777" w:rsidR="00EC6469" w:rsidRDefault="001D5FD2">
      <w:r>
        <w:t>[hgs-050]</w:t>
      </w:r>
    </w:p>
    <w:p w14:paraId="00000685" w14:textId="77777777" w:rsidR="00EC6469" w:rsidRDefault="00EC6469">
      <w:pPr>
        <w:widowControl w:val="0"/>
        <w:pBdr>
          <w:top w:val="nil"/>
          <w:left w:val="nil"/>
          <w:bottom w:val="nil"/>
          <w:right w:val="nil"/>
          <w:between w:val="nil"/>
        </w:pBdr>
        <w:ind w:left="0"/>
      </w:pPr>
    </w:p>
    <w:p w14:paraId="00000686" w14:textId="32C290C9" w:rsidR="00EC6469" w:rsidRDefault="001D5FD2">
      <w:r>
        <w:t>In-person healing group in Fairbanks. Starts Wednesday at noon with lunch, continues Thursday and Friday 9 AM–4:30 PM. All community members</w:t>
      </w:r>
      <w:r w:rsidR="00F85405">
        <w:t xml:space="preserve"> over 18 are</w:t>
      </w:r>
      <w:r>
        <w:t xml:space="preserve"> welcome.</w:t>
      </w:r>
      <w:r w:rsidR="00F85405">
        <w:t xml:space="preserve">  Childcare is not provided.</w:t>
      </w:r>
    </w:p>
    <w:p w14:paraId="00000687" w14:textId="77777777" w:rsidR="00EC6469" w:rsidRDefault="00EC6469">
      <w:pPr>
        <w:widowControl w:val="0"/>
        <w:pBdr>
          <w:top w:val="nil"/>
          <w:left w:val="nil"/>
          <w:bottom w:val="nil"/>
          <w:right w:val="nil"/>
          <w:between w:val="nil"/>
        </w:pBdr>
        <w:ind w:left="0"/>
      </w:pPr>
    </w:p>
    <w:p w14:paraId="00000688" w14:textId="77777777" w:rsidR="00EC6469" w:rsidRDefault="001D5FD2">
      <w:r>
        <w:t>[hgs-051]</w:t>
      </w:r>
    </w:p>
    <w:p w14:paraId="00000689" w14:textId="77777777" w:rsidR="00EC6469" w:rsidRDefault="00EC6469">
      <w:pPr>
        <w:widowControl w:val="0"/>
        <w:pBdr>
          <w:top w:val="nil"/>
          <w:left w:val="nil"/>
          <w:bottom w:val="nil"/>
          <w:right w:val="nil"/>
          <w:between w:val="nil"/>
        </w:pBdr>
        <w:ind w:left="0"/>
      </w:pPr>
    </w:p>
    <w:p w14:paraId="0000068A" w14:textId="77777777" w:rsidR="00EC6469" w:rsidRDefault="001D5FD2">
      <w:r>
        <w:t>Register Now</w:t>
      </w:r>
    </w:p>
    <w:p w14:paraId="0000068B" w14:textId="77777777" w:rsidR="00EC6469" w:rsidRDefault="00EC6469">
      <w:pPr>
        <w:widowControl w:val="0"/>
        <w:pBdr>
          <w:top w:val="nil"/>
          <w:left w:val="nil"/>
          <w:bottom w:val="nil"/>
          <w:right w:val="nil"/>
          <w:between w:val="nil"/>
        </w:pBdr>
        <w:ind w:left="0"/>
      </w:pPr>
    </w:p>
    <w:p w14:paraId="0000068C" w14:textId="77777777" w:rsidR="00EC6469" w:rsidRDefault="001D5FD2">
      <w:r>
        <w:t>[hgs-052]</w:t>
      </w:r>
    </w:p>
    <w:p w14:paraId="0000068D" w14:textId="77777777" w:rsidR="00EC6469" w:rsidRDefault="00EC6469">
      <w:pPr>
        <w:widowControl w:val="0"/>
        <w:pBdr>
          <w:top w:val="nil"/>
          <w:left w:val="nil"/>
          <w:bottom w:val="nil"/>
          <w:right w:val="nil"/>
          <w:between w:val="nil"/>
        </w:pBdr>
        <w:ind w:left="0"/>
      </w:pPr>
    </w:p>
    <w:p w14:paraId="0000068E" w14:textId="77777777" w:rsidR="00EC6469" w:rsidRDefault="001D5FD2">
      <w:r>
        <w:t>Details</w:t>
      </w:r>
    </w:p>
    <w:p w14:paraId="0000068F" w14:textId="77777777" w:rsidR="00EC6469" w:rsidRDefault="00EC6469">
      <w:pPr>
        <w:widowControl w:val="0"/>
        <w:pBdr>
          <w:top w:val="nil"/>
          <w:left w:val="nil"/>
          <w:bottom w:val="nil"/>
          <w:right w:val="nil"/>
          <w:between w:val="nil"/>
        </w:pBdr>
        <w:ind w:left="0"/>
      </w:pPr>
    </w:p>
    <w:p w14:paraId="00000690" w14:textId="77777777" w:rsidR="00EC6469" w:rsidRDefault="001D5FD2">
      <w:r>
        <w:t>[hgs-053]</w:t>
      </w:r>
    </w:p>
    <w:p w14:paraId="00000691" w14:textId="77777777" w:rsidR="00EC6469" w:rsidRDefault="00EC6469">
      <w:pPr>
        <w:widowControl w:val="0"/>
        <w:pBdr>
          <w:top w:val="nil"/>
          <w:left w:val="nil"/>
          <w:bottom w:val="nil"/>
          <w:right w:val="nil"/>
          <w:between w:val="nil"/>
        </w:pBdr>
        <w:ind w:left="0"/>
      </w:pPr>
    </w:p>
    <w:p w14:paraId="00000692" w14:textId="77777777" w:rsidR="00EC6469" w:rsidRDefault="001D5FD2">
      <w:r>
        <w:t>Online Healing Group</w:t>
      </w:r>
    </w:p>
    <w:p w14:paraId="00000693" w14:textId="77777777" w:rsidR="00EC6469" w:rsidRDefault="00EC6469">
      <w:pPr>
        <w:widowControl w:val="0"/>
        <w:pBdr>
          <w:top w:val="nil"/>
          <w:left w:val="nil"/>
          <w:bottom w:val="nil"/>
          <w:right w:val="nil"/>
          <w:between w:val="nil"/>
        </w:pBdr>
        <w:ind w:left="0"/>
      </w:pPr>
    </w:p>
    <w:p w14:paraId="00000694" w14:textId="77777777" w:rsidR="00EC6469" w:rsidRDefault="001D5FD2">
      <w:r>
        <w:t>[hgs-054]</w:t>
      </w:r>
    </w:p>
    <w:p w14:paraId="00000695" w14:textId="77777777" w:rsidR="00EC6469" w:rsidRDefault="00EC6469">
      <w:pPr>
        <w:widowControl w:val="0"/>
        <w:pBdr>
          <w:top w:val="nil"/>
          <w:left w:val="nil"/>
          <w:bottom w:val="nil"/>
          <w:right w:val="nil"/>
          <w:between w:val="nil"/>
        </w:pBdr>
        <w:ind w:left="0"/>
      </w:pPr>
    </w:p>
    <w:p w14:paraId="00000696" w14:textId="77777777" w:rsidR="00EC6469" w:rsidRDefault="001D5FD2">
      <w:r>
        <w:t>A two-week online format. Ideal if you can't travel or prefer to participate from home. Same curriculum, same community, same scripture-grounded experience.</w:t>
      </w:r>
    </w:p>
    <w:p w14:paraId="00000697" w14:textId="77777777" w:rsidR="00EC6469" w:rsidRDefault="00EC6469">
      <w:pPr>
        <w:widowControl w:val="0"/>
        <w:pBdr>
          <w:top w:val="nil"/>
          <w:left w:val="nil"/>
          <w:bottom w:val="nil"/>
          <w:right w:val="nil"/>
          <w:between w:val="nil"/>
        </w:pBdr>
        <w:ind w:left="0"/>
      </w:pPr>
    </w:p>
    <w:p w14:paraId="00000698" w14:textId="77777777" w:rsidR="00EC6469" w:rsidRDefault="001D5FD2">
      <w:r>
        <w:t>[hgs-055]</w:t>
      </w:r>
    </w:p>
    <w:p w14:paraId="00000699" w14:textId="77777777" w:rsidR="00EC6469" w:rsidRDefault="00EC6469">
      <w:pPr>
        <w:widowControl w:val="0"/>
        <w:pBdr>
          <w:top w:val="nil"/>
          <w:left w:val="nil"/>
          <w:bottom w:val="nil"/>
          <w:right w:val="nil"/>
          <w:between w:val="nil"/>
        </w:pBdr>
        <w:ind w:left="0"/>
      </w:pPr>
    </w:p>
    <w:p w14:paraId="0000069A" w14:textId="77777777" w:rsidR="00EC6469" w:rsidRDefault="001D5FD2">
      <w:r>
        <w:t>Register Now</w:t>
      </w:r>
    </w:p>
    <w:p w14:paraId="0000069B" w14:textId="77777777" w:rsidR="00EC6469" w:rsidRDefault="00EC6469">
      <w:pPr>
        <w:widowControl w:val="0"/>
        <w:pBdr>
          <w:top w:val="nil"/>
          <w:left w:val="nil"/>
          <w:bottom w:val="nil"/>
          <w:right w:val="nil"/>
          <w:between w:val="nil"/>
        </w:pBdr>
        <w:ind w:left="0"/>
      </w:pPr>
    </w:p>
    <w:p w14:paraId="0000069C" w14:textId="77777777" w:rsidR="00EC6469" w:rsidRDefault="001D5FD2">
      <w:r>
        <w:t>[hgs-056]</w:t>
      </w:r>
    </w:p>
    <w:p w14:paraId="0000069D" w14:textId="77777777" w:rsidR="00EC6469" w:rsidRDefault="00EC6469">
      <w:pPr>
        <w:widowControl w:val="0"/>
        <w:pBdr>
          <w:top w:val="nil"/>
          <w:left w:val="nil"/>
          <w:bottom w:val="nil"/>
          <w:right w:val="nil"/>
          <w:between w:val="nil"/>
        </w:pBdr>
        <w:ind w:left="0"/>
      </w:pPr>
    </w:p>
    <w:p w14:paraId="0000069E" w14:textId="77777777" w:rsidR="00EC6469" w:rsidRDefault="001D5FD2">
      <w:r>
        <w:lastRenderedPageBreak/>
        <w:t>Details</w:t>
      </w:r>
    </w:p>
    <w:p w14:paraId="0000069F" w14:textId="77777777" w:rsidR="00EC6469" w:rsidRDefault="00EC6469">
      <w:pPr>
        <w:widowControl w:val="0"/>
        <w:pBdr>
          <w:top w:val="nil"/>
          <w:left w:val="nil"/>
          <w:bottom w:val="nil"/>
          <w:right w:val="nil"/>
          <w:between w:val="nil"/>
        </w:pBdr>
        <w:ind w:left="0"/>
      </w:pPr>
    </w:p>
    <w:p w14:paraId="000006A0" w14:textId="77777777" w:rsidR="00EC6469" w:rsidRDefault="001D5FD2">
      <w:r>
        <w:t>[hgs-057]</w:t>
      </w:r>
    </w:p>
    <w:p w14:paraId="000006A1" w14:textId="77777777" w:rsidR="00EC6469" w:rsidRDefault="00EC6469">
      <w:pPr>
        <w:widowControl w:val="0"/>
        <w:pBdr>
          <w:top w:val="nil"/>
          <w:left w:val="nil"/>
          <w:bottom w:val="nil"/>
          <w:right w:val="nil"/>
          <w:between w:val="nil"/>
        </w:pBdr>
        <w:ind w:left="0"/>
      </w:pPr>
    </w:p>
    <w:p w14:paraId="000006A2" w14:textId="77777777" w:rsidR="00EC6469" w:rsidRDefault="001D5FD2">
      <w:r>
        <w:t>Community Healing Group</w:t>
      </w:r>
    </w:p>
    <w:p w14:paraId="000006A3" w14:textId="77777777" w:rsidR="00EC6469" w:rsidRDefault="00EC6469">
      <w:pPr>
        <w:widowControl w:val="0"/>
        <w:pBdr>
          <w:top w:val="nil"/>
          <w:left w:val="nil"/>
          <w:bottom w:val="nil"/>
          <w:right w:val="nil"/>
          <w:between w:val="nil"/>
        </w:pBdr>
        <w:ind w:left="0"/>
      </w:pPr>
    </w:p>
    <w:p w14:paraId="000006A4" w14:textId="77777777" w:rsidR="00EC6469" w:rsidRDefault="001D5FD2">
      <w:r>
        <w:t>[hgs-058]</w:t>
      </w:r>
    </w:p>
    <w:p w14:paraId="000006A5" w14:textId="77777777" w:rsidR="00EC6469" w:rsidRDefault="00EC6469">
      <w:pPr>
        <w:widowControl w:val="0"/>
        <w:pBdr>
          <w:top w:val="nil"/>
          <w:left w:val="nil"/>
          <w:bottom w:val="nil"/>
          <w:right w:val="nil"/>
          <w:between w:val="nil"/>
        </w:pBdr>
        <w:ind w:left="0"/>
      </w:pPr>
    </w:p>
    <w:p w14:paraId="000006A6" w14:textId="77777777" w:rsidR="00EC6469" w:rsidRPr="000D00D0" w:rsidRDefault="001D5FD2">
      <w:r w:rsidRPr="000D00D0">
        <w:t>Fall session in Fairbanks. Exact dates to be confirmed. Register your interest and we'll contact you as soon as dates are set.</w:t>
      </w:r>
    </w:p>
    <w:p w14:paraId="000006A7" w14:textId="77777777" w:rsidR="00EC6469" w:rsidRDefault="00EC6469">
      <w:pPr>
        <w:widowControl w:val="0"/>
        <w:pBdr>
          <w:top w:val="nil"/>
          <w:left w:val="nil"/>
          <w:bottom w:val="nil"/>
          <w:right w:val="nil"/>
          <w:between w:val="nil"/>
        </w:pBdr>
        <w:ind w:left="0"/>
      </w:pPr>
    </w:p>
    <w:p w14:paraId="000006A8" w14:textId="77777777" w:rsidR="00EC6469" w:rsidRDefault="001D5FD2">
      <w:r>
        <w:t>[hgs-059]</w:t>
      </w:r>
    </w:p>
    <w:p w14:paraId="000006A9" w14:textId="77777777" w:rsidR="00EC6469" w:rsidRDefault="00EC6469">
      <w:pPr>
        <w:widowControl w:val="0"/>
        <w:pBdr>
          <w:top w:val="nil"/>
          <w:left w:val="nil"/>
          <w:bottom w:val="nil"/>
          <w:right w:val="nil"/>
          <w:between w:val="nil"/>
        </w:pBdr>
        <w:ind w:left="0"/>
      </w:pPr>
    </w:p>
    <w:p w14:paraId="000006AA" w14:textId="77777777" w:rsidR="00EC6469" w:rsidRDefault="001D5FD2">
      <w:r>
        <w:t>Register Interest</w:t>
      </w:r>
    </w:p>
    <w:p w14:paraId="000006AB" w14:textId="77777777" w:rsidR="00EC6469" w:rsidRDefault="00EC6469">
      <w:pPr>
        <w:widowControl w:val="0"/>
        <w:pBdr>
          <w:top w:val="nil"/>
          <w:left w:val="nil"/>
          <w:bottom w:val="nil"/>
          <w:right w:val="nil"/>
          <w:between w:val="nil"/>
        </w:pBdr>
        <w:ind w:left="0"/>
      </w:pPr>
    </w:p>
    <w:p w14:paraId="000006AC" w14:textId="77777777" w:rsidR="00EC6469" w:rsidRDefault="001D5FD2">
      <w:r>
        <w:t>[hgs-060]</w:t>
      </w:r>
    </w:p>
    <w:p w14:paraId="000006AD" w14:textId="77777777" w:rsidR="00EC6469" w:rsidRDefault="00EC6469">
      <w:pPr>
        <w:widowControl w:val="0"/>
        <w:pBdr>
          <w:top w:val="nil"/>
          <w:left w:val="nil"/>
          <w:bottom w:val="nil"/>
          <w:right w:val="nil"/>
          <w:between w:val="nil"/>
        </w:pBdr>
        <w:ind w:left="0"/>
      </w:pPr>
    </w:p>
    <w:p w14:paraId="000006AE" w14:textId="77777777" w:rsidR="00EC6469" w:rsidRDefault="001D5FD2">
      <w:r>
        <w:t>Community Healing Group</w:t>
      </w:r>
    </w:p>
    <w:p w14:paraId="000006AF" w14:textId="77777777" w:rsidR="00EC6469" w:rsidRDefault="00EC6469">
      <w:pPr>
        <w:widowControl w:val="0"/>
        <w:pBdr>
          <w:top w:val="nil"/>
          <w:left w:val="nil"/>
          <w:bottom w:val="nil"/>
          <w:right w:val="nil"/>
          <w:between w:val="nil"/>
        </w:pBdr>
        <w:ind w:left="0"/>
      </w:pPr>
    </w:p>
    <w:p w14:paraId="000006B0" w14:textId="77777777" w:rsidR="00EC6469" w:rsidRDefault="001D5FD2">
      <w:r>
        <w:t>[hgs-061]</w:t>
      </w:r>
    </w:p>
    <w:p w14:paraId="000006B1" w14:textId="77777777" w:rsidR="00EC6469" w:rsidRDefault="00EC6469">
      <w:pPr>
        <w:widowControl w:val="0"/>
        <w:pBdr>
          <w:top w:val="nil"/>
          <w:left w:val="nil"/>
          <w:bottom w:val="nil"/>
          <w:right w:val="nil"/>
          <w:between w:val="nil"/>
        </w:pBdr>
        <w:ind w:left="0"/>
      </w:pPr>
    </w:p>
    <w:p w14:paraId="000006B2" w14:textId="237D1F15" w:rsidR="00EC6469" w:rsidRPr="00BF47F4" w:rsidRDefault="001D5FD2">
      <w:pPr>
        <w:rPr>
          <w:strike/>
          <w:rPrChange w:id="272" w:author="Jaylene Peterson-Nyren" w:date="2026-05-07T14:18:00Z">
            <w:rPr/>
          </w:rPrChange>
        </w:rPr>
      </w:pPr>
      <w:r w:rsidRPr="00BF47F4">
        <w:rPr>
          <w:strike/>
          <w:highlight w:val="green"/>
          <w:rPrChange w:id="273" w:author="Jaylene Peterson-Nyren" w:date="2026-05-07T14:18:00Z">
            <w:rPr>
              <w:highlight w:val="green"/>
            </w:rPr>
          </w:rPrChange>
        </w:rPr>
        <w:t>An intimate community healing group hosted at Robert's House. Exact dates to be confirmed — register your interest and we'll reach out as soon as scheduling is set.</w:t>
      </w:r>
      <w:r w:rsidR="00E64DC8" w:rsidRPr="00BF47F4">
        <w:rPr>
          <w:strike/>
          <w:rPrChange w:id="274" w:author="Jaylene Peterson-Nyren" w:date="2026-05-07T14:18:00Z">
            <w:rPr/>
          </w:rPrChange>
        </w:rPr>
        <w:t xml:space="preserve"> </w:t>
      </w:r>
      <w:ins w:id="275" w:author="Jaylene Peterson-Nyren" w:date="2026-05-07T15:08:00Z">
        <w:r w:rsidR="00A913E0" w:rsidRPr="002B376D">
          <w:rPr>
            <w:highlight w:val="yellow"/>
            <w:rPrChange w:id="276" w:author="Jaylene Peterson-Nyren" w:date="2026-05-07T15:08:00Z">
              <w:rPr>
                <w:strike/>
              </w:rPr>
            </w:rPrChange>
          </w:rPr>
          <w:t>Delete t</w:t>
        </w:r>
      </w:ins>
      <w:ins w:id="277" w:author="Jaylene Peterson-Nyren" w:date="2026-05-07T14:18:00Z">
        <w:r w:rsidR="00BF47F4" w:rsidRPr="002B376D">
          <w:rPr>
            <w:highlight w:val="yellow"/>
            <w:rPrChange w:id="278" w:author="Jaylene Peterson-Nyren" w:date="2026-05-07T15:08:00Z">
              <w:rPr>
                <w:strike/>
              </w:rPr>
            </w:rPrChange>
          </w:rPr>
          <w:t>his is not true.</w:t>
        </w:r>
      </w:ins>
      <w:del w:id="279" w:author="Jaylene Peterson-Nyren" w:date="2026-05-07T14:18:00Z">
        <w:r w:rsidR="000D00D0" w:rsidRPr="00BF47F4" w:rsidDel="00BF47F4">
          <w:rPr>
            <w:strike/>
            <w:highlight w:val="yellow"/>
            <w:rPrChange w:id="280" w:author="Jaylene Peterson-Nyren" w:date="2026-05-07T14:18:00Z">
              <w:rPr>
                <w:highlight w:val="yellow"/>
              </w:rPr>
            </w:rPrChange>
          </w:rPr>
          <w:delText>Is this true?</w:delText>
        </w:r>
        <w:r w:rsidR="000D00D0" w:rsidRPr="00BF47F4" w:rsidDel="00BF47F4">
          <w:rPr>
            <w:strike/>
            <w:rPrChange w:id="281" w:author="Jaylene Peterson-Nyren" w:date="2026-05-07T14:18:00Z">
              <w:rPr/>
            </w:rPrChange>
          </w:rPr>
          <w:delText xml:space="preserve">  </w:delText>
        </w:r>
        <w:r w:rsidR="00E64DC8" w:rsidRPr="00BF47F4" w:rsidDel="00BF47F4">
          <w:rPr>
            <w:strike/>
            <w:highlight w:val="yellow"/>
            <w:rPrChange w:id="282" w:author="Jaylene Peterson-Nyren" w:date="2026-05-07T14:18:00Z">
              <w:rPr>
                <w:highlight w:val="yellow"/>
              </w:rPr>
            </w:rPrChange>
          </w:rPr>
          <w:delText>Support needed?</w:delText>
        </w:r>
      </w:del>
    </w:p>
    <w:p w14:paraId="000006B3" w14:textId="77777777" w:rsidR="00EC6469" w:rsidRDefault="00EC6469">
      <w:pPr>
        <w:widowControl w:val="0"/>
        <w:pBdr>
          <w:top w:val="nil"/>
          <w:left w:val="nil"/>
          <w:bottom w:val="nil"/>
          <w:right w:val="nil"/>
          <w:between w:val="nil"/>
        </w:pBdr>
        <w:ind w:left="0"/>
      </w:pPr>
    </w:p>
    <w:p w14:paraId="000006B4" w14:textId="77777777" w:rsidR="00EC6469" w:rsidRDefault="001D5FD2">
      <w:r>
        <w:t>[hgs-062]</w:t>
      </w:r>
    </w:p>
    <w:p w14:paraId="000006B5" w14:textId="77777777" w:rsidR="00EC6469" w:rsidRDefault="00EC6469">
      <w:pPr>
        <w:widowControl w:val="0"/>
        <w:pBdr>
          <w:top w:val="nil"/>
          <w:left w:val="nil"/>
          <w:bottom w:val="nil"/>
          <w:right w:val="nil"/>
          <w:between w:val="nil"/>
        </w:pBdr>
        <w:ind w:left="0"/>
      </w:pPr>
    </w:p>
    <w:p w14:paraId="000006B6" w14:textId="7C58E907" w:rsidR="00EC6469" w:rsidRDefault="001D5FD2">
      <w:r>
        <w:t>Register Interest</w:t>
      </w:r>
    </w:p>
    <w:p w14:paraId="000006B7" w14:textId="77777777" w:rsidR="00EC6469" w:rsidRDefault="00EC6469">
      <w:pPr>
        <w:widowControl w:val="0"/>
        <w:pBdr>
          <w:top w:val="nil"/>
          <w:left w:val="nil"/>
          <w:bottom w:val="nil"/>
          <w:right w:val="nil"/>
          <w:between w:val="nil"/>
        </w:pBdr>
        <w:ind w:left="0"/>
      </w:pPr>
    </w:p>
    <w:p w14:paraId="000006B8" w14:textId="77777777" w:rsidR="00EC6469" w:rsidRDefault="001D5FD2">
      <w:r>
        <w:t>[hgs-063]</w:t>
      </w:r>
    </w:p>
    <w:p w14:paraId="000006B9" w14:textId="77777777" w:rsidR="00EC6469" w:rsidRDefault="00EC6469">
      <w:pPr>
        <w:widowControl w:val="0"/>
        <w:pBdr>
          <w:top w:val="nil"/>
          <w:left w:val="nil"/>
          <w:bottom w:val="nil"/>
          <w:right w:val="nil"/>
          <w:between w:val="nil"/>
        </w:pBdr>
        <w:ind w:left="0"/>
      </w:pPr>
    </w:p>
    <w:p w14:paraId="000006BA" w14:textId="77777777" w:rsidR="00EC6469" w:rsidRDefault="001D5FD2">
      <w:r>
        <w:t>Facilitator Equipping Training</w:t>
      </w:r>
    </w:p>
    <w:p w14:paraId="000006BB" w14:textId="77777777" w:rsidR="00EC6469" w:rsidRDefault="00EC6469">
      <w:pPr>
        <w:widowControl w:val="0"/>
        <w:pBdr>
          <w:top w:val="nil"/>
          <w:left w:val="nil"/>
          <w:bottom w:val="nil"/>
          <w:right w:val="nil"/>
          <w:between w:val="nil"/>
        </w:pBdr>
        <w:ind w:left="0"/>
      </w:pPr>
    </w:p>
    <w:p w14:paraId="000006BC" w14:textId="77777777" w:rsidR="00EC6469" w:rsidRDefault="001D5FD2">
      <w:r>
        <w:t>[hgs-064]</w:t>
      </w:r>
    </w:p>
    <w:p w14:paraId="000006BD" w14:textId="77777777" w:rsidR="00EC6469" w:rsidRDefault="00EC6469">
      <w:pPr>
        <w:widowControl w:val="0"/>
        <w:pBdr>
          <w:top w:val="nil"/>
          <w:left w:val="nil"/>
          <w:bottom w:val="nil"/>
          <w:right w:val="nil"/>
          <w:between w:val="nil"/>
        </w:pBdr>
        <w:ind w:left="0"/>
      </w:pPr>
    </w:p>
    <w:p w14:paraId="000006BE" w14:textId="77777777" w:rsidR="00EC6469" w:rsidRDefault="001D5FD2">
      <w:r>
        <w:lastRenderedPageBreak/>
        <w:t xml:space="preserve">Learn how to lead Healing the Wounds of Trauma groups in your own community. This training equips </w:t>
      </w:r>
      <w:del w:id="283" w:author="Jaylene Peterson-Nyren" w:date="2026-05-07T14:19:00Z">
        <w:r w:rsidRPr="000D00D0" w:rsidDel="000D600F">
          <w:rPr>
            <w:strike/>
          </w:rPr>
          <w:delText>Native</w:delText>
        </w:r>
        <w:r w:rsidDel="000D600F">
          <w:delText xml:space="preserve"> </w:delText>
        </w:r>
      </w:del>
      <w:r>
        <w:t>facilitators with the tools, scripture foundation, and hands-on practice needed to bring healing to others.</w:t>
      </w:r>
    </w:p>
    <w:p w14:paraId="000006BF" w14:textId="77777777" w:rsidR="00EC6469" w:rsidRDefault="00EC6469">
      <w:pPr>
        <w:widowControl w:val="0"/>
        <w:pBdr>
          <w:top w:val="nil"/>
          <w:left w:val="nil"/>
          <w:bottom w:val="nil"/>
          <w:right w:val="nil"/>
          <w:between w:val="nil"/>
        </w:pBdr>
        <w:ind w:left="0"/>
      </w:pPr>
    </w:p>
    <w:p w14:paraId="000006C0" w14:textId="77777777" w:rsidR="00EC6469" w:rsidRDefault="001D5FD2">
      <w:r>
        <w:t>[hgs-065]</w:t>
      </w:r>
    </w:p>
    <w:p w14:paraId="000006C1" w14:textId="77777777" w:rsidR="00EC6469" w:rsidRDefault="00EC6469">
      <w:pPr>
        <w:widowControl w:val="0"/>
        <w:pBdr>
          <w:top w:val="nil"/>
          <w:left w:val="nil"/>
          <w:bottom w:val="nil"/>
          <w:right w:val="nil"/>
          <w:between w:val="nil"/>
        </w:pBdr>
        <w:ind w:left="0"/>
      </w:pPr>
    </w:p>
    <w:p w14:paraId="000006C2" w14:textId="77777777" w:rsidR="00EC6469" w:rsidRDefault="001D5FD2">
      <w:r>
        <w:t>Register Interest</w:t>
      </w:r>
    </w:p>
    <w:p w14:paraId="000006C3" w14:textId="77777777" w:rsidR="00EC6469" w:rsidRDefault="00EC6469">
      <w:pPr>
        <w:widowControl w:val="0"/>
        <w:pBdr>
          <w:top w:val="nil"/>
          <w:left w:val="nil"/>
          <w:bottom w:val="nil"/>
          <w:right w:val="nil"/>
          <w:between w:val="nil"/>
        </w:pBdr>
        <w:ind w:left="0"/>
      </w:pPr>
    </w:p>
    <w:p w14:paraId="000006C4" w14:textId="77777777" w:rsidR="00EC6469" w:rsidRDefault="001D5FD2">
      <w:r>
        <w:t>[hgs-066]</w:t>
      </w:r>
    </w:p>
    <w:p w14:paraId="000006C5" w14:textId="77777777" w:rsidR="00EC6469" w:rsidRDefault="00EC6469">
      <w:pPr>
        <w:widowControl w:val="0"/>
        <w:pBdr>
          <w:top w:val="nil"/>
          <w:left w:val="nil"/>
          <w:bottom w:val="nil"/>
          <w:right w:val="nil"/>
          <w:between w:val="nil"/>
        </w:pBdr>
        <w:ind w:left="0"/>
      </w:pPr>
    </w:p>
    <w:p w14:paraId="000006C6" w14:textId="77777777" w:rsidR="00EC6469" w:rsidRDefault="001D5FD2">
      <w:r>
        <w:t>Additional sessions planned for Anchorage, AK (October–November 2026). Contact us to be notified.</w:t>
      </w:r>
    </w:p>
    <w:p w14:paraId="000006C7" w14:textId="77777777" w:rsidR="00EC6469" w:rsidRDefault="00EC6469">
      <w:pPr>
        <w:widowControl w:val="0"/>
        <w:pBdr>
          <w:top w:val="nil"/>
          <w:left w:val="nil"/>
          <w:bottom w:val="nil"/>
          <w:right w:val="nil"/>
          <w:between w:val="nil"/>
        </w:pBdr>
        <w:ind w:left="0"/>
      </w:pPr>
    </w:p>
    <w:p w14:paraId="000006C8" w14:textId="77777777" w:rsidR="00EC6469" w:rsidRDefault="001D5FD2">
      <w:r>
        <w:t>[hgs-067]</w:t>
      </w:r>
    </w:p>
    <w:p w14:paraId="000006C9" w14:textId="77777777" w:rsidR="00EC6469" w:rsidRDefault="00EC6469">
      <w:pPr>
        <w:widowControl w:val="0"/>
        <w:pBdr>
          <w:top w:val="nil"/>
          <w:left w:val="nil"/>
          <w:bottom w:val="nil"/>
          <w:right w:val="nil"/>
          <w:between w:val="nil"/>
        </w:pBdr>
        <w:ind w:left="0"/>
      </w:pPr>
    </w:p>
    <w:p w14:paraId="000006CA" w14:textId="77777777" w:rsidR="00EC6469" w:rsidRDefault="001D5FD2">
      <w:r>
        <w:t>Contact us</w:t>
      </w:r>
    </w:p>
    <w:p w14:paraId="000006CB" w14:textId="77777777" w:rsidR="00EC6469" w:rsidRDefault="00EC6469">
      <w:pPr>
        <w:widowControl w:val="0"/>
        <w:pBdr>
          <w:top w:val="nil"/>
          <w:left w:val="nil"/>
          <w:bottom w:val="nil"/>
          <w:right w:val="nil"/>
          <w:between w:val="nil"/>
        </w:pBdr>
        <w:ind w:left="0"/>
      </w:pPr>
    </w:p>
    <w:p w14:paraId="000006CC" w14:textId="77777777" w:rsidR="00EC6469" w:rsidRDefault="001D5FD2">
      <w:pPr>
        <w:pStyle w:val="Heading3"/>
      </w:pPr>
      <w:bookmarkStart w:id="284" w:name="_ss4f540odnd" w:colFirst="0" w:colLast="0"/>
      <w:bookmarkEnd w:id="284"/>
      <w:r>
        <w:t>What To Expect In Each Session</w:t>
      </w:r>
    </w:p>
    <w:p w14:paraId="000006CD" w14:textId="77777777" w:rsidR="00EC6469" w:rsidRDefault="001D5FD2">
      <w:r>
        <w:t>[hgs-068]</w:t>
      </w:r>
    </w:p>
    <w:p w14:paraId="000006CE" w14:textId="77777777" w:rsidR="00EC6469" w:rsidRDefault="00EC6469">
      <w:pPr>
        <w:widowControl w:val="0"/>
        <w:pBdr>
          <w:top w:val="nil"/>
          <w:left w:val="nil"/>
          <w:bottom w:val="nil"/>
          <w:right w:val="nil"/>
          <w:between w:val="nil"/>
        </w:pBdr>
        <w:ind w:left="0"/>
      </w:pPr>
    </w:p>
    <w:p w14:paraId="000006CF" w14:textId="77777777" w:rsidR="00EC6469" w:rsidRDefault="001D5FD2">
      <w:r>
        <w:t>The Six Core Sessions</w:t>
      </w:r>
    </w:p>
    <w:p w14:paraId="000006D0" w14:textId="77777777" w:rsidR="00EC6469" w:rsidRDefault="00EC6469">
      <w:pPr>
        <w:widowControl w:val="0"/>
        <w:pBdr>
          <w:top w:val="nil"/>
          <w:left w:val="nil"/>
          <w:bottom w:val="nil"/>
          <w:right w:val="nil"/>
          <w:between w:val="nil"/>
        </w:pBdr>
        <w:ind w:left="0"/>
      </w:pPr>
    </w:p>
    <w:p w14:paraId="000006D1" w14:textId="77777777" w:rsidR="00EC6469" w:rsidRDefault="001D5FD2">
      <w:r>
        <w:t>[hgs-069]</w:t>
      </w:r>
    </w:p>
    <w:p w14:paraId="000006D2" w14:textId="77777777" w:rsidR="00EC6469" w:rsidRDefault="00EC6469">
      <w:pPr>
        <w:widowControl w:val="0"/>
        <w:pBdr>
          <w:top w:val="nil"/>
          <w:left w:val="nil"/>
          <w:bottom w:val="nil"/>
          <w:right w:val="nil"/>
          <w:between w:val="nil"/>
        </w:pBdr>
        <w:ind w:left="0"/>
      </w:pPr>
    </w:p>
    <w:p w14:paraId="000006D3" w14:textId="77777777" w:rsidR="00EC6469" w:rsidRDefault="001D5FD2">
      <w:r>
        <w:t>Each session builds on the last. Over 390 scriptures are woven throughout, using the Restoring Hope Bible. You go only where you're ready to go.</w:t>
      </w:r>
    </w:p>
    <w:p w14:paraId="000006D4" w14:textId="77777777" w:rsidR="00EC6469" w:rsidRDefault="00EC6469">
      <w:pPr>
        <w:widowControl w:val="0"/>
        <w:pBdr>
          <w:top w:val="nil"/>
          <w:left w:val="nil"/>
          <w:bottom w:val="nil"/>
          <w:right w:val="nil"/>
          <w:between w:val="nil"/>
        </w:pBdr>
        <w:ind w:left="0"/>
      </w:pPr>
    </w:p>
    <w:p w14:paraId="000006D5" w14:textId="77777777" w:rsidR="00EC6469" w:rsidRDefault="001D5FD2">
      <w:r>
        <w:t>[hgs-070]</w:t>
      </w:r>
    </w:p>
    <w:p w14:paraId="000006D6" w14:textId="77777777" w:rsidR="00EC6469" w:rsidRDefault="00EC6469">
      <w:pPr>
        <w:widowControl w:val="0"/>
        <w:pBdr>
          <w:top w:val="nil"/>
          <w:left w:val="nil"/>
          <w:bottom w:val="nil"/>
          <w:right w:val="nil"/>
          <w:between w:val="nil"/>
        </w:pBdr>
        <w:ind w:left="0"/>
      </w:pPr>
    </w:p>
    <w:p w14:paraId="000006D7" w14:textId="77777777" w:rsidR="00EC6469" w:rsidRDefault="001D5FD2">
      <w:r>
        <w:t>1 What Is a Wound of the Heart?</w:t>
      </w:r>
    </w:p>
    <w:p w14:paraId="000006D8" w14:textId="77777777" w:rsidR="00EC6469" w:rsidRDefault="00EC6469">
      <w:pPr>
        <w:widowControl w:val="0"/>
        <w:pBdr>
          <w:top w:val="nil"/>
          <w:left w:val="nil"/>
          <w:bottom w:val="nil"/>
          <w:right w:val="nil"/>
          <w:between w:val="nil"/>
        </w:pBdr>
        <w:ind w:left="0"/>
      </w:pPr>
    </w:p>
    <w:p w14:paraId="000006D9" w14:textId="77777777" w:rsidR="00EC6469" w:rsidRDefault="001D5FD2">
      <w:r>
        <w:t>[hgs-071]</w:t>
      </w:r>
    </w:p>
    <w:p w14:paraId="000006DA" w14:textId="77777777" w:rsidR="00EC6469" w:rsidRDefault="00EC6469">
      <w:pPr>
        <w:widowControl w:val="0"/>
        <w:pBdr>
          <w:top w:val="nil"/>
          <w:left w:val="nil"/>
          <w:bottom w:val="nil"/>
          <w:right w:val="nil"/>
          <w:between w:val="nil"/>
        </w:pBdr>
        <w:ind w:left="0"/>
      </w:pPr>
    </w:p>
    <w:p w14:paraId="000006DB" w14:textId="46EC15AE" w:rsidR="00EC6469" w:rsidRDefault="001D5FD2">
      <w:r>
        <w:lastRenderedPageBreak/>
        <w:t xml:space="preserve">Heart wounds can begin in childhood, young adulthood, or today. This session helps participants name and understand their specific wounds — whether from </w:t>
      </w:r>
      <w:r w:rsidR="000D00D0">
        <w:t xml:space="preserve">grief, </w:t>
      </w:r>
      <w:r>
        <w:t xml:space="preserve">abuse, loss, </w:t>
      </w:r>
      <w:r w:rsidR="000D00D0">
        <w:t xml:space="preserve">or </w:t>
      </w:r>
      <w:r>
        <w:t>historical trauma. Naming the wound is the first step toward healing it.</w:t>
      </w:r>
    </w:p>
    <w:p w14:paraId="000006DC" w14:textId="77777777" w:rsidR="00EC6469" w:rsidRDefault="00EC6469">
      <w:pPr>
        <w:widowControl w:val="0"/>
        <w:pBdr>
          <w:top w:val="nil"/>
          <w:left w:val="nil"/>
          <w:bottom w:val="nil"/>
          <w:right w:val="nil"/>
          <w:between w:val="nil"/>
        </w:pBdr>
        <w:ind w:left="0"/>
      </w:pPr>
    </w:p>
    <w:p w14:paraId="000006DD" w14:textId="77777777" w:rsidR="00EC6469" w:rsidRDefault="001D5FD2">
      <w:r>
        <w:t>[hgs-072]</w:t>
      </w:r>
    </w:p>
    <w:p w14:paraId="000006DE" w14:textId="77777777" w:rsidR="00EC6469" w:rsidRDefault="00EC6469">
      <w:pPr>
        <w:widowControl w:val="0"/>
        <w:pBdr>
          <w:top w:val="nil"/>
          <w:left w:val="nil"/>
          <w:bottom w:val="nil"/>
          <w:right w:val="nil"/>
          <w:between w:val="nil"/>
        </w:pBdr>
        <w:ind w:left="0"/>
      </w:pPr>
    </w:p>
    <w:p w14:paraId="000006DF" w14:textId="77777777" w:rsidR="00EC6469" w:rsidRDefault="001D5FD2">
      <w:r>
        <w:t>2 What Can Help Our Heart Wounds Heal?</w:t>
      </w:r>
    </w:p>
    <w:p w14:paraId="000006E0" w14:textId="77777777" w:rsidR="00EC6469" w:rsidRDefault="00EC6469">
      <w:pPr>
        <w:widowControl w:val="0"/>
        <w:pBdr>
          <w:top w:val="nil"/>
          <w:left w:val="nil"/>
          <w:bottom w:val="nil"/>
          <w:right w:val="nil"/>
          <w:between w:val="nil"/>
        </w:pBdr>
        <w:ind w:left="0"/>
      </w:pPr>
    </w:p>
    <w:p w14:paraId="000006E1" w14:textId="77777777" w:rsidR="00EC6469" w:rsidRDefault="001D5FD2">
      <w:r>
        <w:t>[hgs-073]</w:t>
      </w:r>
    </w:p>
    <w:p w14:paraId="000006E2" w14:textId="77777777" w:rsidR="00EC6469" w:rsidRDefault="00EC6469">
      <w:pPr>
        <w:widowControl w:val="0"/>
        <w:pBdr>
          <w:top w:val="nil"/>
          <w:left w:val="nil"/>
          <w:bottom w:val="nil"/>
          <w:right w:val="nil"/>
          <w:between w:val="nil"/>
        </w:pBdr>
        <w:ind w:left="0"/>
      </w:pPr>
    </w:p>
    <w:p w14:paraId="000006E3" w14:textId="77777777" w:rsidR="00EC6469" w:rsidRDefault="001D5FD2">
      <w:r>
        <w:t>Practical tools for the healing journey — exercises that move understanding from head to heart. Participants discover that healing is a process supported by community, prayer, and scripture. This session also addresses how stress and trauma are held in the body.</w:t>
      </w:r>
    </w:p>
    <w:p w14:paraId="000006E4" w14:textId="77777777" w:rsidR="00EC6469" w:rsidRDefault="00EC6469">
      <w:pPr>
        <w:widowControl w:val="0"/>
        <w:pBdr>
          <w:top w:val="nil"/>
          <w:left w:val="nil"/>
          <w:bottom w:val="nil"/>
          <w:right w:val="nil"/>
          <w:between w:val="nil"/>
        </w:pBdr>
        <w:ind w:left="0"/>
      </w:pPr>
    </w:p>
    <w:p w14:paraId="000006E5" w14:textId="77777777" w:rsidR="00EC6469" w:rsidRDefault="001D5FD2">
      <w:r>
        <w:t>[hgs-074]</w:t>
      </w:r>
    </w:p>
    <w:p w14:paraId="000006E6" w14:textId="77777777" w:rsidR="00EC6469" w:rsidRDefault="00EC6469">
      <w:pPr>
        <w:widowControl w:val="0"/>
        <w:pBdr>
          <w:top w:val="nil"/>
          <w:left w:val="nil"/>
          <w:bottom w:val="nil"/>
          <w:right w:val="nil"/>
          <w:between w:val="nil"/>
        </w:pBdr>
        <w:ind w:left="0"/>
      </w:pPr>
    </w:p>
    <w:p w14:paraId="000006E7" w14:textId="77777777" w:rsidR="00EC6469" w:rsidRDefault="001D5FD2">
      <w:r>
        <w:t>3 What Happens When Someone Is Grieving?</w:t>
      </w:r>
    </w:p>
    <w:p w14:paraId="000006E8" w14:textId="77777777" w:rsidR="00EC6469" w:rsidRDefault="00EC6469">
      <w:pPr>
        <w:widowControl w:val="0"/>
        <w:pBdr>
          <w:top w:val="nil"/>
          <w:left w:val="nil"/>
          <w:bottom w:val="nil"/>
          <w:right w:val="nil"/>
          <w:between w:val="nil"/>
        </w:pBdr>
        <w:ind w:left="0"/>
      </w:pPr>
    </w:p>
    <w:p w14:paraId="000006E9" w14:textId="77777777" w:rsidR="00EC6469" w:rsidRDefault="001D5FD2">
      <w:r>
        <w:t>[hgs-075]</w:t>
      </w:r>
    </w:p>
    <w:p w14:paraId="000006EA" w14:textId="77777777" w:rsidR="00EC6469" w:rsidRDefault="00EC6469">
      <w:pPr>
        <w:widowControl w:val="0"/>
        <w:pBdr>
          <w:top w:val="nil"/>
          <w:left w:val="nil"/>
          <w:bottom w:val="nil"/>
          <w:right w:val="nil"/>
          <w:between w:val="nil"/>
        </w:pBdr>
        <w:ind w:left="0"/>
      </w:pPr>
    </w:p>
    <w:p w14:paraId="000006EB" w14:textId="106CD5A8" w:rsidR="00EC6469" w:rsidRDefault="001D5FD2">
      <w:r>
        <w:t>A compassionate look at what grief actually looks like — and where people</w:t>
      </w:r>
      <w:r w:rsidR="000D00D0">
        <w:t xml:space="preserve"> can</w:t>
      </w:r>
      <w:r>
        <w:t xml:space="preserve"> get stuck. Understanding the grief journey is often cathartic and transforming. Participants learn they don't have to stay stuck, and that tears are cleansing, not weakness.</w:t>
      </w:r>
    </w:p>
    <w:p w14:paraId="000006EC" w14:textId="77777777" w:rsidR="00EC6469" w:rsidRDefault="00EC6469">
      <w:pPr>
        <w:widowControl w:val="0"/>
        <w:pBdr>
          <w:top w:val="nil"/>
          <w:left w:val="nil"/>
          <w:bottom w:val="nil"/>
          <w:right w:val="nil"/>
          <w:between w:val="nil"/>
        </w:pBdr>
        <w:ind w:left="0"/>
      </w:pPr>
    </w:p>
    <w:p w14:paraId="000006ED" w14:textId="77777777" w:rsidR="00EC6469" w:rsidRDefault="001D5FD2">
      <w:r>
        <w:t>[hgs-076]</w:t>
      </w:r>
    </w:p>
    <w:p w14:paraId="000006EE" w14:textId="77777777" w:rsidR="00EC6469" w:rsidRDefault="00EC6469">
      <w:pPr>
        <w:widowControl w:val="0"/>
        <w:pBdr>
          <w:top w:val="nil"/>
          <w:left w:val="nil"/>
          <w:bottom w:val="nil"/>
          <w:right w:val="nil"/>
          <w:between w:val="nil"/>
        </w:pBdr>
        <w:ind w:left="0"/>
      </w:pPr>
    </w:p>
    <w:p w14:paraId="000006EF" w14:textId="77777777" w:rsidR="00EC6469" w:rsidRDefault="001D5FD2">
      <w:r>
        <w:t>4 If God Loves Us, Why Do We Suffer?</w:t>
      </w:r>
    </w:p>
    <w:p w14:paraId="000006F0" w14:textId="77777777" w:rsidR="00EC6469" w:rsidRDefault="00EC6469">
      <w:pPr>
        <w:widowControl w:val="0"/>
        <w:pBdr>
          <w:top w:val="nil"/>
          <w:left w:val="nil"/>
          <w:bottom w:val="nil"/>
          <w:right w:val="nil"/>
          <w:between w:val="nil"/>
        </w:pBdr>
        <w:ind w:left="0"/>
      </w:pPr>
    </w:p>
    <w:p w14:paraId="000006F1" w14:textId="77777777" w:rsidR="00EC6469" w:rsidRDefault="001D5FD2">
      <w:r>
        <w:t>[hgs-077]</w:t>
      </w:r>
    </w:p>
    <w:p w14:paraId="000006F2" w14:textId="77777777" w:rsidR="00EC6469" w:rsidRDefault="00EC6469">
      <w:pPr>
        <w:widowControl w:val="0"/>
        <w:pBdr>
          <w:top w:val="nil"/>
          <w:left w:val="nil"/>
          <w:bottom w:val="nil"/>
          <w:right w:val="nil"/>
          <w:between w:val="nil"/>
        </w:pBdr>
        <w:ind w:left="0"/>
      </w:pPr>
    </w:p>
    <w:p w14:paraId="000006F3" w14:textId="77777777" w:rsidR="00EC6469" w:rsidRDefault="001D5FD2">
      <w:r>
        <w:t xml:space="preserve">The most honest question we carry. Scripture reveals that God is present in suffering — not absent from it. Participants discover that pain </w:t>
      </w:r>
      <w:r>
        <w:lastRenderedPageBreak/>
        <w:t>is not a sign of abandonment. We learn that Jesus wept — and that changes everything.</w:t>
      </w:r>
    </w:p>
    <w:p w14:paraId="000006F4" w14:textId="77777777" w:rsidR="00EC6469" w:rsidRDefault="00EC6469">
      <w:pPr>
        <w:widowControl w:val="0"/>
        <w:pBdr>
          <w:top w:val="nil"/>
          <w:left w:val="nil"/>
          <w:bottom w:val="nil"/>
          <w:right w:val="nil"/>
          <w:between w:val="nil"/>
        </w:pBdr>
        <w:ind w:left="0"/>
      </w:pPr>
    </w:p>
    <w:p w14:paraId="000006F5" w14:textId="77777777" w:rsidR="00EC6469" w:rsidRDefault="001D5FD2">
      <w:r>
        <w:t>[hgs-078]</w:t>
      </w:r>
    </w:p>
    <w:p w14:paraId="000006F6" w14:textId="77777777" w:rsidR="00EC6469" w:rsidRDefault="00EC6469">
      <w:pPr>
        <w:widowControl w:val="0"/>
        <w:pBdr>
          <w:top w:val="nil"/>
          <w:left w:val="nil"/>
          <w:bottom w:val="nil"/>
          <w:right w:val="nil"/>
          <w:between w:val="nil"/>
        </w:pBdr>
        <w:ind w:left="0"/>
      </w:pPr>
    </w:p>
    <w:p w14:paraId="000006F7" w14:textId="77777777" w:rsidR="00EC6469" w:rsidRDefault="001D5FD2">
      <w:r>
        <w:t>5 Bringing Our Pain to the Cross &amp; Forgiving Others</w:t>
      </w:r>
    </w:p>
    <w:p w14:paraId="000006F8" w14:textId="77777777" w:rsidR="00EC6469" w:rsidRDefault="00EC6469">
      <w:pPr>
        <w:widowControl w:val="0"/>
        <w:pBdr>
          <w:top w:val="nil"/>
          <w:left w:val="nil"/>
          <w:bottom w:val="nil"/>
          <w:right w:val="nil"/>
          <w:between w:val="nil"/>
        </w:pBdr>
        <w:ind w:left="0"/>
      </w:pPr>
    </w:p>
    <w:p w14:paraId="000006F9" w14:textId="77777777" w:rsidR="00EC6469" w:rsidRDefault="001D5FD2">
      <w:r>
        <w:t>[hgs-079]</w:t>
      </w:r>
    </w:p>
    <w:p w14:paraId="000006FA" w14:textId="77777777" w:rsidR="00EC6469" w:rsidRDefault="00EC6469">
      <w:pPr>
        <w:widowControl w:val="0"/>
        <w:pBdr>
          <w:top w:val="nil"/>
          <w:left w:val="nil"/>
          <w:bottom w:val="nil"/>
          <w:right w:val="nil"/>
          <w:between w:val="nil"/>
        </w:pBdr>
        <w:ind w:left="0"/>
      </w:pPr>
    </w:p>
    <w:p w14:paraId="000006FB" w14:textId="68AC69F5" w:rsidR="00EC6469" w:rsidRDefault="001D5FD2">
      <w:r>
        <w:t>One of the most powerful sessions. Participants are gently led through releasing pain and beginning the journey of forgiving others. No pressure, no timeline. You go only where you</w:t>
      </w:r>
      <w:r w:rsidR="000D00D0">
        <w:t xml:space="preserve"> a</w:t>
      </w:r>
      <w:r>
        <w:t>re ready</w:t>
      </w:r>
      <w:r w:rsidR="000D00D0">
        <w:t xml:space="preserve"> to go</w:t>
      </w:r>
      <w:r>
        <w:t>. The community around you holds space with grace and love.</w:t>
      </w:r>
    </w:p>
    <w:p w14:paraId="000006FC" w14:textId="77777777" w:rsidR="00EC6469" w:rsidRDefault="00EC6469">
      <w:pPr>
        <w:widowControl w:val="0"/>
        <w:pBdr>
          <w:top w:val="nil"/>
          <w:left w:val="nil"/>
          <w:bottom w:val="nil"/>
          <w:right w:val="nil"/>
          <w:between w:val="nil"/>
        </w:pBdr>
        <w:ind w:left="0"/>
      </w:pPr>
    </w:p>
    <w:p w14:paraId="000006FD" w14:textId="77777777" w:rsidR="00EC6469" w:rsidRDefault="001D5FD2">
      <w:r>
        <w:t>[hgs-080]</w:t>
      </w:r>
    </w:p>
    <w:p w14:paraId="000006FE" w14:textId="77777777" w:rsidR="00EC6469" w:rsidRDefault="00EC6469">
      <w:pPr>
        <w:widowControl w:val="0"/>
        <w:pBdr>
          <w:top w:val="nil"/>
          <w:left w:val="nil"/>
          <w:bottom w:val="nil"/>
          <w:right w:val="nil"/>
          <w:between w:val="nil"/>
        </w:pBdr>
        <w:ind w:left="0"/>
      </w:pPr>
    </w:p>
    <w:p w14:paraId="000006FF" w14:textId="77777777" w:rsidR="00EC6469" w:rsidRDefault="001D5FD2">
      <w:r>
        <w:t>6 Looking Back, Looking Forward — Closing with Hope</w:t>
      </w:r>
    </w:p>
    <w:p w14:paraId="00000700" w14:textId="77777777" w:rsidR="00EC6469" w:rsidRDefault="00EC6469">
      <w:pPr>
        <w:widowControl w:val="0"/>
        <w:pBdr>
          <w:top w:val="nil"/>
          <w:left w:val="nil"/>
          <w:bottom w:val="nil"/>
          <w:right w:val="nil"/>
          <w:between w:val="nil"/>
        </w:pBdr>
        <w:ind w:left="0"/>
      </w:pPr>
    </w:p>
    <w:p w14:paraId="00000701" w14:textId="77777777" w:rsidR="00EC6469" w:rsidRDefault="001D5FD2">
      <w:r>
        <w:t>[hgs-081]</w:t>
      </w:r>
    </w:p>
    <w:p w14:paraId="00000702" w14:textId="77777777" w:rsidR="00EC6469" w:rsidRDefault="00EC6469">
      <w:pPr>
        <w:widowControl w:val="0"/>
        <w:pBdr>
          <w:top w:val="nil"/>
          <w:left w:val="nil"/>
          <w:bottom w:val="nil"/>
          <w:right w:val="nil"/>
          <w:between w:val="nil"/>
        </w:pBdr>
        <w:ind w:left="0"/>
      </w:pPr>
    </w:p>
    <w:p w14:paraId="00000703" w14:textId="77777777" w:rsidR="00EC6469" w:rsidRDefault="001D5FD2">
      <w:r>
        <w:t>The closing session brings everything together — looking back at the healing journey, looking forward with hope. Participants also discover how they can share this with others. The healing group is the beginning, not the end.</w:t>
      </w:r>
    </w:p>
    <w:p w14:paraId="00000704" w14:textId="77777777" w:rsidR="00EC6469" w:rsidRDefault="00EC6469">
      <w:pPr>
        <w:widowControl w:val="0"/>
        <w:pBdr>
          <w:top w:val="nil"/>
          <w:left w:val="nil"/>
          <w:bottom w:val="nil"/>
          <w:right w:val="nil"/>
          <w:between w:val="nil"/>
        </w:pBdr>
        <w:ind w:left="0"/>
      </w:pPr>
    </w:p>
    <w:p w14:paraId="00000705" w14:textId="77777777" w:rsidR="00EC6469" w:rsidRDefault="001D5FD2">
      <w:pPr>
        <w:pStyle w:val="Heading3"/>
      </w:pPr>
      <w:bookmarkStart w:id="285" w:name="_z11svrn9sbeh" w:colFirst="0" w:colLast="0"/>
      <w:bookmarkEnd w:id="285"/>
      <w:r>
        <w:t>Become A Facilitator</w:t>
      </w:r>
    </w:p>
    <w:p w14:paraId="00000706" w14:textId="77777777" w:rsidR="00EC6469" w:rsidRDefault="001D5FD2">
      <w:r>
        <w:t>[hgs-082]</w:t>
      </w:r>
    </w:p>
    <w:p w14:paraId="00000707" w14:textId="77777777" w:rsidR="00EC6469" w:rsidRDefault="00EC6469">
      <w:pPr>
        <w:widowControl w:val="0"/>
        <w:pBdr>
          <w:top w:val="nil"/>
          <w:left w:val="nil"/>
          <w:bottom w:val="nil"/>
          <w:right w:val="nil"/>
          <w:between w:val="nil"/>
        </w:pBdr>
        <w:ind w:left="0"/>
      </w:pPr>
    </w:p>
    <w:p w14:paraId="00000708" w14:textId="77777777" w:rsidR="00EC6469" w:rsidRDefault="001D5FD2">
      <w:r>
        <w:t>Become a Facilitator</w:t>
      </w:r>
    </w:p>
    <w:p w14:paraId="00000709" w14:textId="77777777" w:rsidR="00EC6469" w:rsidRDefault="00EC6469">
      <w:pPr>
        <w:widowControl w:val="0"/>
        <w:pBdr>
          <w:top w:val="nil"/>
          <w:left w:val="nil"/>
          <w:bottom w:val="nil"/>
          <w:right w:val="nil"/>
          <w:between w:val="nil"/>
        </w:pBdr>
        <w:ind w:left="0"/>
      </w:pPr>
    </w:p>
    <w:p w14:paraId="0000070A" w14:textId="77777777" w:rsidR="00EC6469" w:rsidRDefault="001D5FD2">
      <w:r>
        <w:t>[hgs-083]</w:t>
      </w:r>
    </w:p>
    <w:p w14:paraId="0000070B" w14:textId="77777777" w:rsidR="00EC6469" w:rsidRDefault="00EC6469">
      <w:pPr>
        <w:widowControl w:val="0"/>
        <w:pBdr>
          <w:top w:val="nil"/>
          <w:left w:val="nil"/>
          <w:bottom w:val="nil"/>
          <w:right w:val="nil"/>
          <w:between w:val="nil"/>
        </w:pBdr>
        <w:ind w:left="0"/>
      </w:pPr>
    </w:p>
    <w:p w14:paraId="0000070C" w14:textId="0274F5F2" w:rsidR="00EC6469" w:rsidRDefault="001D5FD2">
      <w:r>
        <w:t xml:space="preserve">After experiencing </w:t>
      </w:r>
      <w:del w:id="286" w:author="Jaylene Peterson-Nyren" w:date="2026-05-07T15:09:00Z">
        <w:r w:rsidR="00A539A3" w:rsidDel="002B376D">
          <w:delText>healing</w:delText>
        </w:r>
      </w:del>
      <w:ins w:id="287" w:author="Jaylene Peterson-Nyren" w:date="2026-05-07T15:09:00Z">
        <w:r w:rsidR="002B376D">
          <w:t>healing,</w:t>
        </w:r>
      </w:ins>
      <w:r>
        <w:t xml:space="preserve"> yourself, you may feel called to lead others through it. Facilitator training equips you to run healing groups in your own community — multiplying the impact across generations.</w:t>
      </w:r>
    </w:p>
    <w:p w14:paraId="0000070D" w14:textId="77777777" w:rsidR="00EC6469" w:rsidRDefault="00EC6469">
      <w:pPr>
        <w:widowControl w:val="0"/>
        <w:pBdr>
          <w:top w:val="nil"/>
          <w:left w:val="nil"/>
          <w:bottom w:val="nil"/>
          <w:right w:val="nil"/>
          <w:between w:val="nil"/>
        </w:pBdr>
        <w:ind w:left="0"/>
      </w:pPr>
    </w:p>
    <w:p w14:paraId="0000070E" w14:textId="77777777" w:rsidR="00EC6469" w:rsidRDefault="001D5FD2">
      <w:r>
        <w:t>[hgs-084]</w:t>
      </w:r>
    </w:p>
    <w:p w14:paraId="0000070F" w14:textId="77777777" w:rsidR="00EC6469" w:rsidRDefault="00EC6469">
      <w:pPr>
        <w:widowControl w:val="0"/>
        <w:pBdr>
          <w:top w:val="nil"/>
          <w:left w:val="nil"/>
          <w:bottom w:val="nil"/>
          <w:right w:val="nil"/>
          <w:between w:val="nil"/>
        </w:pBdr>
        <w:ind w:left="0"/>
      </w:pPr>
    </w:p>
    <w:p w14:paraId="00000710" w14:textId="77777777" w:rsidR="00EC6469" w:rsidRDefault="001D5FD2">
      <w:r>
        <w:t>"Once I got my ego out of the way and understood it's not my responsibility to change someone — I just follow the guide, like a tour guide — I started enjoying it. It's the Holy Spirit doing all the work." — Roberta, Trained Facilitator</w:t>
      </w:r>
    </w:p>
    <w:p w14:paraId="00000711" w14:textId="77777777" w:rsidR="00EC6469" w:rsidRDefault="00EC6469">
      <w:pPr>
        <w:widowControl w:val="0"/>
        <w:pBdr>
          <w:top w:val="nil"/>
          <w:left w:val="nil"/>
          <w:bottom w:val="nil"/>
          <w:right w:val="nil"/>
          <w:between w:val="nil"/>
        </w:pBdr>
        <w:ind w:left="0"/>
      </w:pPr>
    </w:p>
    <w:p w14:paraId="00000712" w14:textId="77777777" w:rsidR="00EC6469" w:rsidRDefault="001D5FD2">
      <w:r>
        <w:t>[hgs-085]</w:t>
      </w:r>
    </w:p>
    <w:p w14:paraId="00000713" w14:textId="77777777" w:rsidR="00EC6469" w:rsidRDefault="00EC6469">
      <w:pPr>
        <w:widowControl w:val="0"/>
        <w:pBdr>
          <w:top w:val="nil"/>
          <w:left w:val="nil"/>
          <w:bottom w:val="nil"/>
          <w:right w:val="nil"/>
          <w:between w:val="nil"/>
        </w:pBdr>
        <w:ind w:left="0"/>
      </w:pPr>
    </w:p>
    <w:p w14:paraId="00000714" w14:textId="77777777" w:rsidR="00EC6469" w:rsidRDefault="001D5FD2">
      <w:r>
        <w:t>You don't need to be a Bible scholar or a pastor. You need a heart for people and a willingness to follow the facilitator guide — which is detailed, well-structured, and easy to use.</w:t>
      </w:r>
    </w:p>
    <w:p w14:paraId="00000715" w14:textId="77777777" w:rsidR="00EC6469" w:rsidRDefault="00EC6469">
      <w:pPr>
        <w:widowControl w:val="0"/>
        <w:pBdr>
          <w:top w:val="nil"/>
          <w:left w:val="nil"/>
          <w:bottom w:val="nil"/>
          <w:right w:val="nil"/>
          <w:between w:val="nil"/>
        </w:pBdr>
        <w:ind w:left="0"/>
      </w:pPr>
    </w:p>
    <w:p w14:paraId="00000716" w14:textId="77777777" w:rsidR="00EC6469" w:rsidRDefault="001D5FD2">
      <w:r>
        <w:t>[hgs-086]</w:t>
      </w:r>
    </w:p>
    <w:p w14:paraId="00000717" w14:textId="77777777" w:rsidR="00EC6469" w:rsidRDefault="00EC6469">
      <w:pPr>
        <w:widowControl w:val="0"/>
        <w:pBdr>
          <w:top w:val="nil"/>
          <w:left w:val="nil"/>
          <w:bottom w:val="nil"/>
          <w:right w:val="nil"/>
          <w:between w:val="nil"/>
        </w:pBdr>
        <w:ind w:left="0"/>
      </w:pPr>
    </w:p>
    <w:p w14:paraId="00000718" w14:textId="77777777" w:rsidR="00EC6469" w:rsidRDefault="001D5FD2">
      <w:r>
        <w:t>1 Attend a healing group as a participant — experience it firsthand</w:t>
      </w:r>
    </w:p>
    <w:p w14:paraId="00000719" w14:textId="77777777" w:rsidR="00EC6469" w:rsidRDefault="00EC6469">
      <w:pPr>
        <w:widowControl w:val="0"/>
        <w:pBdr>
          <w:top w:val="nil"/>
          <w:left w:val="nil"/>
          <w:bottom w:val="nil"/>
          <w:right w:val="nil"/>
          <w:between w:val="nil"/>
        </w:pBdr>
        <w:ind w:left="0"/>
      </w:pPr>
    </w:p>
    <w:p w14:paraId="0000071A" w14:textId="77777777" w:rsidR="00EC6469" w:rsidRDefault="001D5FD2">
      <w:r>
        <w:t>[hgs-087]</w:t>
      </w:r>
    </w:p>
    <w:p w14:paraId="0000071B" w14:textId="77777777" w:rsidR="00EC6469" w:rsidRDefault="00EC6469">
      <w:pPr>
        <w:widowControl w:val="0"/>
        <w:pBdr>
          <w:top w:val="nil"/>
          <w:left w:val="nil"/>
          <w:bottom w:val="nil"/>
          <w:right w:val="nil"/>
          <w:between w:val="nil"/>
        </w:pBdr>
        <w:ind w:left="0"/>
      </w:pPr>
    </w:p>
    <w:p w14:paraId="0000071C" w14:textId="40908CFD" w:rsidR="00EC6469" w:rsidRDefault="001D5FD2">
      <w:r>
        <w:t xml:space="preserve">2 Complete the </w:t>
      </w:r>
      <w:r w:rsidR="001E281F">
        <w:t>facilitator initial</w:t>
      </w:r>
      <w:r w:rsidR="000D00D0">
        <w:t xml:space="preserve"> </w:t>
      </w:r>
      <w:r>
        <w:t>equipping training (often combined with a healing group session)</w:t>
      </w:r>
    </w:p>
    <w:p w14:paraId="0000071D" w14:textId="77777777" w:rsidR="00EC6469" w:rsidRDefault="00EC6469">
      <w:pPr>
        <w:widowControl w:val="0"/>
        <w:pBdr>
          <w:top w:val="nil"/>
          <w:left w:val="nil"/>
          <w:bottom w:val="nil"/>
          <w:right w:val="nil"/>
          <w:between w:val="nil"/>
        </w:pBdr>
        <w:ind w:left="0"/>
      </w:pPr>
    </w:p>
    <w:p w14:paraId="0000071E" w14:textId="77777777" w:rsidR="00EC6469" w:rsidRDefault="001D5FD2">
      <w:r>
        <w:t>[hgs-088]</w:t>
      </w:r>
    </w:p>
    <w:p w14:paraId="0000071F" w14:textId="77777777" w:rsidR="00EC6469" w:rsidRDefault="00EC6469">
      <w:pPr>
        <w:widowControl w:val="0"/>
        <w:pBdr>
          <w:top w:val="nil"/>
          <w:left w:val="nil"/>
          <w:bottom w:val="nil"/>
          <w:right w:val="nil"/>
          <w:between w:val="nil"/>
        </w:pBdr>
        <w:ind w:left="0"/>
      </w:pPr>
    </w:p>
    <w:p w14:paraId="00000720" w14:textId="77777777" w:rsidR="00EC6469" w:rsidRDefault="001D5FD2">
      <w:r>
        <w:t>3 Co-facilitate a healing group alongside an experienced facilitator</w:t>
      </w:r>
    </w:p>
    <w:p w14:paraId="00000721" w14:textId="77777777" w:rsidR="00EC6469" w:rsidRDefault="00EC6469">
      <w:pPr>
        <w:widowControl w:val="0"/>
        <w:pBdr>
          <w:top w:val="nil"/>
          <w:left w:val="nil"/>
          <w:bottom w:val="nil"/>
          <w:right w:val="nil"/>
          <w:between w:val="nil"/>
        </w:pBdr>
        <w:ind w:left="0"/>
      </w:pPr>
    </w:p>
    <w:p w14:paraId="00000722" w14:textId="77777777" w:rsidR="00EC6469" w:rsidRDefault="001D5FD2">
      <w:r>
        <w:t>[hgs-089]</w:t>
      </w:r>
    </w:p>
    <w:p w14:paraId="00000723" w14:textId="77777777" w:rsidR="00EC6469" w:rsidRDefault="00EC6469">
      <w:pPr>
        <w:widowControl w:val="0"/>
        <w:pBdr>
          <w:top w:val="nil"/>
          <w:left w:val="nil"/>
          <w:bottom w:val="nil"/>
          <w:right w:val="nil"/>
          <w:between w:val="nil"/>
        </w:pBdr>
        <w:ind w:left="0"/>
      </w:pPr>
    </w:p>
    <w:p w14:paraId="00000724" w14:textId="77777777" w:rsidR="00EC6469" w:rsidRDefault="001D5FD2">
      <w:r>
        <w:t>4 Lead your own community healing group — supported by LIM's team</w:t>
      </w:r>
    </w:p>
    <w:p w14:paraId="00000725" w14:textId="77777777" w:rsidR="00EC6469" w:rsidRDefault="00EC6469">
      <w:pPr>
        <w:widowControl w:val="0"/>
        <w:pBdr>
          <w:top w:val="nil"/>
          <w:left w:val="nil"/>
          <w:bottom w:val="nil"/>
          <w:right w:val="nil"/>
          <w:between w:val="nil"/>
        </w:pBdr>
        <w:ind w:left="0"/>
      </w:pPr>
    </w:p>
    <w:p w14:paraId="00000726" w14:textId="77777777" w:rsidR="00EC6469" w:rsidRDefault="001D5FD2">
      <w:r>
        <w:t>[hgs-090]</w:t>
      </w:r>
    </w:p>
    <w:p w14:paraId="00000727" w14:textId="77777777" w:rsidR="00EC6469" w:rsidRDefault="00EC6469">
      <w:pPr>
        <w:widowControl w:val="0"/>
        <w:pBdr>
          <w:top w:val="nil"/>
          <w:left w:val="nil"/>
          <w:bottom w:val="nil"/>
          <w:right w:val="nil"/>
          <w:between w:val="nil"/>
        </w:pBdr>
        <w:ind w:left="0"/>
      </w:pPr>
    </w:p>
    <w:p w14:paraId="00000728" w14:textId="77777777" w:rsidR="00EC6469" w:rsidRDefault="001D5FD2">
      <w:r>
        <w:t>See Equipping Training Dates</w:t>
      </w:r>
    </w:p>
    <w:p w14:paraId="00000729" w14:textId="77777777" w:rsidR="00EC6469" w:rsidRDefault="00EC6469">
      <w:pPr>
        <w:widowControl w:val="0"/>
        <w:pBdr>
          <w:top w:val="nil"/>
          <w:left w:val="nil"/>
          <w:bottom w:val="nil"/>
          <w:right w:val="nil"/>
          <w:between w:val="nil"/>
        </w:pBdr>
        <w:ind w:left="0"/>
      </w:pPr>
    </w:p>
    <w:p w14:paraId="0000072A" w14:textId="77777777" w:rsidR="00EC6469" w:rsidRDefault="001D5FD2">
      <w:r>
        <w:lastRenderedPageBreak/>
        <w:t>[hgs-091]</w:t>
      </w:r>
    </w:p>
    <w:p w14:paraId="0000072B" w14:textId="77777777" w:rsidR="00EC6469" w:rsidRDefault="00EC6469">
      <w:pPr>
        <w:widowControl w:val="0"/>
        <w:pBdr>
          <w:top w:val="nil"/>
          <w:left w:val="nil"/>
          <w:bottom w:val="nil"/>
          <w:right w:val="nil"/>
          <w:between w:val="nil"/>
        </w:pBdr>
        <w:ind w:left="0"/>
      </w:pPr>
    </w:p>
    <w:p w14:paraId="0000072C" w14:textId="77777777" w:rsidR="00EC6469" w:rsidRDefault="001D5FD2">
      <w:r>
        <w:t>Express Interest</w:t>
      </w:r>
    </w:p>
    <w:p w14:paraId="0000072D" w14:textId="77777777" w:rsidR="00EC6469" w:rsidRDefault="00EC6469">
      <w:pPr>
        <w:widowControl w:val="0"/>
        <w:pBdr>
          <w:top w:val="nil"/>
          <w:left w:val="nil"/>
          <w:bottom w:val="nil"/>
          <w:right w:val="nil"/>
          <w:between w:val="nil"/>
        </w:pBdr>
        <w:ind w:left="0"/>
      </w:pPr>
    </w:p>
    <w:p w14:paraId="0000072E" w14:textId="77777777" w:rsidR="00EC6469" w:rsidRDefault="001D5FD2">
      <w:pPr>
        <w:pStyle w:val="Heading3"/>
      </w:pPr>
      <w:bookmarkStart w:id="288" w:name="_27y8wt1bc5fb" w:colFirst="0" w:colLast="0"/>
      <w:bookmarkEnd w:id="288"/>
      <w:r>
        <w:t>Frequently Asked Questions</w:t>
      </w:r>
    </w:p>
    <w:p w14:paraId="0000072F" w14:textId="77777777" w:rsidR="00EC6469" w:rsidRDefault="001D5FD2">
      <w:r>
        <w:t>[hgs-092]</w:t>
      </w:r>
    </w:p>
    <w:p w14:paraId="00000730" w14:textId="77777777" w:rsidR="00EC6469" w:rsidRDefault="00EC6469">
      <w:pPr>
        <w:widowControl w:val="0"/>
        <w:pBdr>
          <w:top w:val="nil"/>
          <w:left w:val="nil"/>
          <w:bottom w:val="nil"/>
          <w:right w:val="nil"/>
          <w:between w:val="nil"/>
        </w:pBdr>
        <w:ind w:left="0"/>
      </w:pPr>
    </w:p>
    <w:p w14:paraId="00000731" w14:textId="77777777" w:rsidR="00EC6469" w:rsidRDefault="001D5FD2">
      <w:r>
        <w:t>Frequently Asked Questions</w:t>
      </w:r>
    </w:p>
    <w:p w14:paraId="00000732" w14:textId="77777777" w:rsidR="00EC6469" w:rsidRDefault="00EC6469">
      <w:pPr>
        <w:widowControl w:val="0"/>
        <w:pBdr>
          <w:top w:val="nil"/>
          <w:left w:val="nil"/>
          <w:bottom w:val="nil"/>
          <w:right w:val="nil"/>
          <w:between w:val="nil"/>
        </w:pBdr>
        <w:ind w:left="0"/>
      </w:pPr>
    </w:p>
    <w:p w14:paraId="00000733" w14:textId="77777777" w:rsidR="00EC6469" w:rsidRDefault="001D5FD2">
      <w:r>
        <w:t>[hgs-093]</w:t>
      </w:r>
    </w:p>
    <w:p w14:paraId="00000734" w14:textId="77777777" w:rsidR="00EC6469" w:rsidRDefault="00EC6469">
      <w:pPr>
        <w:widowControl w:val="0"/>
        <w:pBdr>
          <w:top w:val="nil"/>
          <w:left w:val="nil"/>
          <w:bottom w:val="nil"/>
          <w:right w:val="nil"/>
          <w:between w:val="nil"/>
        </w:pBdr>
        <w:ind w:left="0"/>
      </w:pPr>
    </w:p>
    <w:p w14:paraId="00000735" w14:textId="1C186215" w:rsidR="00EC6469" w:rsidRDefault="001D5FD2">
      <w:r w:rsidRPr="000D600F">
        <w:rPr>
          <w:rPrChange w:id="289" w:author="Jaylene Peterson-Nyren" w:date="2026-05-07T14:20:00Z">
            <w:rPr>
              <w:highlight w:val="green"/>
            </w:rPr>
          </w:rPrChange>
        </w:rPr>
        <w:t>Q Do I have to be Christian</w:t>
      </w:r>
      <w:r w:rsidR="001E281F" w:rsidRPr="000D600F">
        <w:rPr>
          <w:rPrChange w:id="290" w:author="Jaylene Peterson-Nyren" w:date="2026-05-07T14:20:00Z">
            <w:rPr>
              <w:highlight w:val="green"/>
            </w:rPr>
          </w:rPrChange>
        </w:rPr>
        <w:t xml:space="preserve">, Native </w:t>
      </w:r>
      <w:r w:rsidRPr="000D600F">
        <w:rPr>
          <w:rPrChange w:id="291" w:author="Jaylene Peterson-Nyren" w:date="2026-05-07T14:20:00Z">
            <w:rPr>
              <w:highlight w:val="green"/>
            </w:rPr>
          </w:rPrChange>
        </w:rPr>
        <w:t>or Lutheran to attend?</w:t>
      </w:r>
      <w:r w:rsidR="002C5296">
        <w:t xml:space="preserve"> </w:t>
      </w:r>
    </w:p>
    <w:p w14:paraId="00000736" w14:textId="77777777" w:rsidR="00EC6469" w:rsidRDefault="00EC6469">
      <w:pPr>
        <w:widowControl w:val="0"/>
        <w:pBdr>
          <w:top w:val="nil"/>
          <w:left w:val="nil"/>
          <w:bottom w:val="nil"/>
          <w:right w:val="nil"/>
          <w:between w:val="nil"/>
        </w:pBdr>
        <w:ind w:left="0"/>
      </w:pPr>
    </w:p>
    <w:p w14:paraId="00000737" w14:textId="77777777" w:rsidR="00EC6469" w:rsidRDefault="001D5FD2">
      <w:r>
        <w:t>[hgs-094]</w:t>
      </w:r>
    </w:p>
    <w:p w14:paraId="00000738" w14:textId="77777777" w:rsidR="00EC6469" w:rsidRDefault="00EC6469">
      <w:pPr>
        <w:widowControl w:val="0"/>
        <w:pBdr>
          <w:top w:val="nil"/>
          <w:left w:val="nil"/>
          <w:bottom w:val="nil"/>
          <w:right w:val="nil"/>
          <w:between w:val="nil"/>
        </w:pBdr>
        <w:ind w:left="0"/>
      </w:pPr>
    </w:p>
    <w:p w14:paraId="00000739" w14:textId="77777777" w:rsidR="00EC6469" w:rsidRDefault="001D5FD2">
      <w:r>
        <w:t>No. All are welcome — regardless of faith, religion, or background. You don't need to prescribe or ascribe to any specific religion to attend. The program is grounded in biblical scripture, but you come as you are and take what is meaningful to you.</w:t>
      </w:r>
    </w:p>
    <w:p w14:paraId="0000073A" w14:textId="77777777" w:rsidR="00EC6469" w:rsidRDefault="00EC6469">
      <w:pPr>
        <w:widowControl w:val="0"/>
        <w:pBdr>
          <w:top w:val="nil"/>
          <w:left w:val="nil"/>
          <w:bottom w:val="nil"/>
          <w:right w:val="nil"/>
          <w:between w:val="nil"/>
        </w:pBdr>
        <w:ind w:left="0"/>
      </w:pPr>
    </w:p>
    <w:p w14:paraId="0000073B" w14:textId="77777777" w:rsidR="00EC6469" w:rsidRDefault="001D5FD2">
      <w:r>
        <w:t>[hgs-095]</w:t>
      </w:r>
    </w:p>
    <w:p w14:paraId="0000073C" w14:textId="77777777" w:rsidR="00EC6469" w:rsidRDefault="00EC6469">
      <w:pPr>
        <w:widowControl w:val="0"/>
        <w:pBdr>
          <w:top w:val="nil"/>
          <w:left w:val="nil"/>
          <w:bottom w:val="nil"/>
          <w:right w:val="nil"/>
          <w:between w:val="nil"/>
        </w:pBdr>
        <w:ind w:left="0"/>
      </w:pPr>
    </w:p>
    <w:p w14:paraId="0000073D" w14:textId="77777777" w:rsidR="00EC6469" w:rsidDel="00104C45" w:rsidRDefault="001D5FD2">
      <w:pPr>
        <w:rPr>
          <w:ins w:id="292" w:author="Robert Heffle" w:date="2026-05-07T10:26:00Z"/>
          <w:del w:id="293" w:author="Jaylene Peterson-Nyren" w:date="2026-05-07T17:10:00Z"/>
        </w:rPr>
      </w:pPr>
      <w:r w:rsidRPr="00104C45">
        <w:rPr>
          <w:rPrChange w:id="294" w:author="Jaylene Peterson-Nyren" w:date="2026-05-07T17:10:00Z">
            <w:rPr>
              <w:highlight w:val="green"/>
            </w:rPr>
          </w:rPrChange>
        </w:rPr>
        <w:t>Q Is it really free? What does the cost cover?</w:t>
      </w:r>
    </w:p>
    <w:p w14:paraId="3B8423A0" w14:textId="77777777" w:rsidR="00AE0CF4" w:rsidDel="00104C45" w:rsidRDefault="00AE0CF4">
      <w:pPr>
        <w:rPr>
          <w:ins w:id="295" w:author="Robert Heffle" w:date="2026-05-07T10:26:00Z"/>
          <w:del w:id="296" w:author="Jaylene Peterson-Nyren" w:date="2026-05-07T17:10:00Z"/>
        </w:rPr>
      </w:pPr>
    </w:p>
    <w:p w14:paraId="6471CA0E" w14:textId="06EB90D0" w:rsidR="00AE0CF4" w:rsidRDefault="00AE0CF4" w:rsidP="00104C45">
      <w:ins w:id="297" w:author="Robert Heffle" w:date="2026-05-07T10:26:00Z">
        <w:del w:id="298" w:author="Jaylene Peterson-Nyren" w:date="2026-05-07T17:10:00Z">
          <w:r w:rsidRPr="000D600F" w:rsidDel="00104C45">
            <w:rPr>
              <w:highlight w:val="yellow"/>
              <w:rPrChange w:id="299" w:author="Jaylene Peterson-Nyren" w:date="2026-05-07T14:20:00Z">
                <w:rPr/>
              </w:rPrChange>
            </w:rPr>
            <w:delText>LIM is funded by donors that support …</w:delText>
          </w:r>
        </w:del>
      </w:ins>
    </w:p>
    <w:p w14:paraId="0000073E" w14:textId="77777777" w:rsidR="00EC6469" w:rsidRDefault="00EC6469">
      <w:pPr>
        <w:widowControl w:val="0"/>
        <w:pBdr>
          <w:top w:val="nil"/>
          <w:left w:val="nil"/>
          <w:bottom w:val="nil"/>
          <w:right w:val="nil"/>
          <w:between w:val="nil"/>
        </w:pBdr>
        <w:ind w:left="0"/>
      </w:pPr>
    </w:p>
    <w:p w14:paraId="0000073F" w14:textId="77777777" w:rsidR="00EC6469" w:rsidRDefault="001D5FD2">
      <w:r>
        <w:t>[hgs-096]</w:t>
      </w:r>
    </w:p>
    <w:p w14:paraId="00000740" w14:textId="77777777" w:rsidR="00EC6469" w:rsidRDefault="00EC6469">
      <w:pPr>
        <w:widowControl w:val="0"/>
        <w:pBdr>
          <w:top w:val="nil"/>
          <w:left w:val="nil"/>
          <w:bottom w:val="nil"/>
          <w:right w:val="nil"/>
          <w:between w:val="nil"/>
        </w:pBdr>
        <w:ind w:left="0"/>
      </w:pPr>
    </w:p>
    <w:p w14:paraId="00000741" w14:textId="76F3DD35" w:rsidR="00EC6469" w:rsidRDefault="001D5FD2">
      <w:r w:rsidRPr="00B37204">
        <w:rPr>
          <w:highlight w:val="green"/>
        </w:rPr>
        <w:t xml:space="preserve">Yes, completely free to attend. LIM covers all curriculum costs, and in-person sessions include lunch each day. Travel and accommodation are not </w:t>
      </w:r>
      <w:del w:id="300" w:author="Jaylene Peterson-Nyren" w:date="2026-05-07T14:21:00Z">
        <w:r w:rsidRPr="00B37204" w:rsidDel="001752C1">
          <w:rPr>
            <w:highlight w:val="green"/>
          </w:rPr>
          <w:delText>included, but</w:delText>
        </w:r>
      </w:del>
      <w:ins w:id="301" w:author="Jaylene Peterson-Nyren" w:date="2026-05-07T14:21:00Z">
        <w:r w:rsidR="001752C1" w:rsidRPr="00B37204">
          <w:rPr>
            <w:highlight w:val="green"/>
          </w:rPr>
          <w:t>included but</w:t>
        </w:r>
      </w:ins>
      <w:r w:rsidRPr="00B37204">
        <w:rPr>
          <w:highlight w:val="green"/>
        </w:rPr>
        <w:t xml:space="preserve"> contact us if cost is a barrier — we want to make this accessible to everyone</w:t>
      </w:r>
      <w:r>
        <w:t>.</w:t>
      </w:r>
      <w:r w:rsidR="00B37204">
        <w:t xml:space="preserve"> </w:t>
      </w:r>
      <w:r w:rsidR="00B37204" w:rsidRPr="00E90B52">
        <w:rPr>
          <w:highlight w:val="yellow"/>
        </w:rPr>
        <w:t xml:space="preserve">Connect to </w:t>
      </w:r>
      <w:r w:rsidR="00E90B52" w:rsidRPr="00E90B52">
        <w:rPr>
          <w:highlight w:val="yellow"/>
        </w:rPr>
        <w:t>our funders, thanking them for making this possible?</w:t>
      </w:r>
    </w:p>
    <w:p w14:paraId="00000742" w14:textId="77777777" w:rsidR="00EC6469" w:rsidRDefault="00EC6469">
      <w:pPr>
        <w:widowControl w:val="0"/>
        <w:pBdr>
          <w:top w:val="nil"/>
          <w:left w:val="nil"/>
          <w:bottom w:val="nil"/>
          <w:right w:val="nil"/>
          <w:between w:val="nil"/>
        </w:pBdr>
        <w:ind w:left="0"/>
      </w:pPr>
    </w:p>
    <w:p w14:paraId="00000743" w14:textId="77777777" w:rsidR="00EC6469" w:rsidRDefault="001D5FD2">
      <w:r>
        <w:t>[hgs-097]</w:t>
      </w:r>
    </w:p>
    <w:p w14:paraId="00000744" w14:textId="77777777" w:rsidR="00EC6469" w:rsidRDefault="00EC6469">
      <w:pPr>
        <w:widowControl w:val="0"/>
        <w:pBdr>
          <w:top w:val="nil"/>
          <w:left w:val="nil"/>
          <w:bottom w:val="nil"/>
          <w:right w:val="nil"/>
          <w:between w:val="nil"/>
        </w:pBdr>
        <w:ind w:left="0"/>
      </w:pPr>
    </w:p>
    <w:p w14:paraId="00000745" w14:textId="77777777" w:rsidR="00EC6469" w:rsidRDefault="001D5FD2">
      <w:r>
        <w:t>Q What if I registered but can't make it?</w:t>
      </w:r>
    </w:p>
    <w:p w14:paraId="00000746" w14:textId="77777777" w:rsidR="00EC6469" w:rsidRDefault="00EC6469">
      <w:pPr>
        <w:widowControl w:val="0"/>
        <w:pBdr>
          <w:top w:val="nil"/>
          <w:left w:val="nil"/>
          <w:bottom w:val="nil"/>
          <w:right w:val="nil"/>
          <w:between w:val="nil"/>
        </w:pBdr>
        <w:ind w:left="0"/>
      </w:pPr>
    </w:p>
    <w:p w14:paraId="00000747" w14:textId="77777777" w:rsidR="00EC6469" w:rsidRDefault="001D5FD2">
      <w:r>
        <w:t>[hgs-098]</w:t>
      </w:r>
    </w:p>
    <w:p w14:paraId="00000748" w14:textId="77777777" w:rsidR="00EC6469" w:rsidRDefault="00EC6469">
      <w:pPr>
        <w:widowControl w:val="0"/>
        <w:pBdr>
          <w:top w:val="nil"/>
          <w:left w:val="nil"/>
          <w:bottom w:val="nil"/>
          <w:right w:val="nil"/>
          <w:between w:val="nil"/>
        </w:pBdr>
        <w:ind w:left="0"/>
      </w:pPr>
    </w:p>
    <w:p w14:paraId="00000749" w14:textId="77777777" w:rsidR="00EC6469" w:rsidRDefault="001D5FD2">
      <w:r>
        <w:t>Life happens — we understand. Please let us know as soon as possible so we can open your spot for someone on the waitlist and transfer your registration to a future session. We run multiple healing groups throughout the year, so there's always another opportunity.</w:t>
      </w:r>
    </w:p>
    <w:p w14:paraId="0000074A" w14:textId="77777777" w:rsidR="00EC6469" w:rsidRDefault="00EC6469">
      <w:pPr>
        <w:widowControl w:val="0"/>
        <w:pBdr>
          <w:top w:val="nil"/>
          <w:left w:val="nil"/>
          <w:bottom w:val="nil"/>
          <w:right w:val="nil"/>
          <w:between w:val="nil"/>
        </w:pBdr>
        <w:ind w:left="0"/>
      </w:pPr>
    </w:p>
    <w:p w14:paraId="0000074B" w14:textId="77777777" w:rsidR="00EC6469" w:rsidRDefault="001D5FD2">
      <w:r>
        <w:t>[hgs-099]</w:t>
      </w:r>
    </w:p>
    <w:p w14:paraId="0000074C" w14:textId="77777777" w:rsidR="00EC6469" w:rsidRDefault="00EC6469">
      <w:pPr>
        <w:widowControl w:val="0"/>
        <w:pBdr>
          <w:top w:val="nil"/>
          <w:left w:val="nil"/>
          <w:bottom w:val="nil"/>
          <w:right w:val="nil"/>
          <w:between w:val="nil"/>
        </w:pBdr>
        <w:ind w:left="0"/>
      </w:pPr>
    </w:p>
    <w:p w14:paraId="0000074D" w14:textId="77777777" w:rsidR="00EC6469" w:rsidRDefault="001D5FD2">
      <w:r>
        <w:t>Cancel My Registration</w:t>
      </w:r>
    </w:p>
    <w:p w14:paraId="0000074E" w14:textId="77777777" w:rsidR="00EC6469" w:rsidRDefault="00EC6469">
      <w:pPr>
        <w:widowControl w:val="0"/>
        <w:pBdr>
          <w:top w:val="nil"/>
          <w:left w:val="nil"/>
          <w:bottom w:val="nil"/>
          <w:right w:val="nil"/>
          <w:between w:val="nil"/>
        </w:pBdr>
        <w:ind w:left="0"/>
      </w:pPr>
    </w:p>
    <w:p w14:paraId="0000074F" w14:textId="77777777" w:rsidR="00EC6469" w:rsidRDefault="001D5FD2">
      <w:r>
        <w:t>[hgs-100]</w:t>
      </w:r>
    </w:p>
    <w:p w14:paraId="00000750" w14:textId="77777777" w:rsidR="00EC6469" w:rsidRDefault="00EC6469">
      <w:pPr>
        <w:widowControl w:val="0"/>
        <w:pBdr>
          <w:top w:val="nil"/>
          <w:left w:val="nil"/>
          <w:bottom w:val="nil"/>
          <w:right w:val="nil"/>
          <w:between w:val="nil"/>
        </w:pBdr>
        <w:ind w:left="0"/>
      </w:pPr>
    </w:p>
    <w:p w14:paraId="00000751" w14:textId="77777777" w:rsidR="00EC6469" w:rsidRDefault="001D5FD2">
      <w:r>
        <w:t>Q Do I have to share personal things in the group?</w:t>
      </w:r>
    </w:p>
    <w:p w14:paraId="00000752" w14:textId="77777777" w:rsidR="00EC6469" w:rsidRDefault="00EC6469">
      <w:pPr>
        <w:widowControl w:val="0"/>
        <w:pBdr>
          <w:top w:val="nil"/>
          <w:left w:val="nil"/>
          <w:bottom w:val="nil"/>
          <w:right w:val="nil"/>
          <w:between w:val="nil"/>
        </w:pBdr>
        <w:ind w:left="0"/>
      </w:pPr>
    </w:p>
    <w:p w14:paraId="00000753" w14:textId="77777777" w:rsidR="00EC6469" w:rsidRDefault="001D5FD2">
      <w:r>
        <w:t>[hgs-101]</w:t>
      </w:r>
    </w:p>
    <w:p w14:paraId="00000754" w14:textId="77777777" w:rsidR="00EC6469" w:rsidRDefault="00EC6469">
      <w:pPr>
        <w:widowControl w:val="0"/>
        <w:pBdr>
          <w:top w:val="nil"/>
          <w:left w:val="nil"/>
          <w:bottom w:val="nil"/>
          <w:right w:val="nil"/>
          <w:between w:val="nil"/>
        </w:pBdr>
        <w:ind w:left="0"/>
      </w:pPr>
    </w:p>
    <w:p w14:paraId="00000755" w14:textId="77777777" w:rsidR="00EC6469" w:rsidRDefault="001D5FD2">
      <w:r>
        <w:t>No. The healing journey is completely self-directed. You share only what you are comfortable sharing, and you go only where you're ready to go. There is no pressure and no force. The group agrees to confidentiality guidelines at the start of every session.</w:t>
      </w:r>
    </w:p>
    <w:p w14:paraId="00000756" w14:textId="77777777" w:rsidR="00EC6469" w:rsidRDefault="00EC6469">
      <w:pPr>
        <w:widowControl w:val="0"/>
        <w:pBdr>
          <w:top w:val="nil"/>
          <w:left w:val="nil"/>
          <w:bottom w:val="nil"/>
          <w:right w:val="nil"/>
          <w:between w:val="nil"/>
        </w:pBdr>
        <w:ind w:left="0"/>
      </w:pPr>
    </w:p>
    <w:p w14:paraId="00000757" w14:textId="77777777" w:rsidR="00EC6469" w:rsidRDefault="001D5FD2">
      <w:r>
        <w:t>[hgs-102]</w:t>
      </w:r>
    </w:p>
    <w:p w14:paraId="00000758" w14:textId="77777777" w:rsidR="00EC6469" w:rsidRDefault="00EC6469">
      <w:pPr>
        <w:widowControl w:val="0"/>
        <w:pBdr>
          <w:top w:val="nil"/>
          <w:left w:val="nil"/>
          <w:bottom w:val="nil"/>
          <w:right w:val="nil"/>
          <w:between w:val="nil"/>
        </w:pBdr>
        <w:ind w:left="0"/>
      </w:pPr>
    </w:p>
    <w:p w14:paraId="00000759" w14:textId="77777777" w:rsidR="00EC6469" w:rsidRDefault="001D5FD2">
      <w:r>
        <w:t>Q Must I attend all sessions?</w:t>
      </w:r>
    </w:p>
    <w:p w14:paraId="0000075A" w14:textId="77777777" w:rsidR="00EC6469" w:rsidRDefault="00EC6469">
      <w:pPr>
        <w:widowControl w:val="0"/>
        <w:pBdr>
          <w:top w:val="nil"/>
          <w:left w:val="nil"/>
          <w:bottom w:val="nil"/>
          <w:right w:val="nil"/>
          <w:between w:val="nil"/>
        </w:pBdr>
        <w:ind w:left="0"/>
      </w:pPr>
    </w:p>
    <w:p w14:paraId="0000075B" w14:textId="77777777" w:rsidR="00EC6469" w:rsidRDefault="001D5FD2">
      <w:r>
        <w:t>[hgs-103]</w:t>
      </w:r>
    </w:p>
    <w:p w14:paraId="0000075C" w14:textId="77777777" w:rsidR="00EC6469" w:rsidRDefault="00EC6469">
      <w:pPr>
        <w:widowControl w:val="0"/>
        <w:pBdr>
          <w:top w:val="nil"/>
          <w:left w:val="nil"/>
          <w:bottom w:val="nil"/>
          <w:right w:val="nil"/>
          <w:between w:val="nil"/>
        </w:pBdr>
        <w:ind w:left="0"/>
      </w:pPr>
    </w:p>
    <w:p w14:paraId="0000075D" w14:textId="5C31B3F1" w:rsidR="00EC6469" w:rsidRDefault="001D5FD2">
      <w:r>
        <w:t xml:space="preserve">Yes — the sessions build on each other, and the connections you form with others are an important part of the experience. If you miss a session, contact us; we'll do our best to help you catch up </w:t>
      </w:r>
      <w:r w:rsidR="009E6245">
        <w:t xml:space="preserve">if possible, </w:t>
      </w:r>
      <w:r>
        <w:t>or</w:t>
      </w:r>
      <w:r w:rsidR="009E6245">
        <w:t xml:space="preserve"> you can</w:t>
      </w:r>
      <w:r>
        <w:t xml:space="preserve"> </w:t>
      </w:r>
      <w:r w:rsidR="009E6245">
        <w:t xml:space="preserve">register for </w:t>
      </w:r>
      <w:r>
        <w:t>a future group whe</w:t>
      </w:r>
      <w:r w:rsidR="009E6245">
        <w:t>n</w:t>
      </w:r>
      <w:r>
        <w:t xml:space="preserve"> you can attend fully.</w:t>
      </w:r>
    </w:p>
    <w:p w14:paraId="0000075E" w14:textId="77777777" w:rsidR="00EC6469" w:rsidRDefault="00EC6469">
      <w:pPr>
        <w:widowControl w:val="0"/>
        <w:pBdr>
          <w:top w:val="nil"/>
          <w:left w:val="nil"/>
          <w:bottom w:val="nil"/>
          <w:right w:val="nil"/>
          <w:between w:val="nil"/>
        </w:pBdr>
        <w:ind w:left="0"/>
      </w:pPr>
    </w:p>
    <w:p w14:paraId="0000075F" w14:textId="77777777" w:rsidR="00EC6469" w:rsidRDefault="001D5FD2">
      <w:r>
        <w:t>[hgs-104]</w:t>
      </w:r>
    </w:p>
    <w:p w14:paraId="00000760" w14:textId="77777777" w:rsidR="00EC6469" w:rsidRDefault="00EC6469">
      <w:pPr>
        <w:widowControl w:val="0"/>
        <w:pBdr>
          <w:top w:val="nil"/>
          <w:left w:val="nil"/>
          <w:bottom w:val="nil"/>
          <w:right w:val="nil"/>
          <w:between w:val="nil"/>
        </w:pBdr>
        <w:ind w:left="0"/>
      </w:pPr>
    </w:p>
    <w:p w14:paraId="00000761" w14:textId="77777777" w:rsidR="00EC6469" w:rsidRDefault="001D5FD2">
      <w:r>
        <w:t>Q What is a Prayer Warrior?</w:t>
      </w:r>
    </w:p>
    <w:p w14:paraId="00000762" w14:textId="77777777" w:rsidR="00EC6469" w:rsidRDefault="00EC6469">
      <w:pPr>
        <w:widowControl w:val="0"/>
        <w:pBdr>
          <w:top w:val="nil"/>
          <w:left w:val="nil"/>
          <w:bottom w:val="nil"/>
          <w:right w:val="nil"/>
          <w:between w:val="nil"/>
        </w:pBdr>
        <w:ind w:left="0"/>
      </w:pPr>
    </w:p>
    <w:p w14:paraId="00000763" w14:textId="77777777" w:rsidR="00EC6469" w:rsidRDefault="001D5FD2">
      <w:r>
        <w:t>[hgs-105]</w:t>
      </w:r>
    </w:p>
    <w:p w14:paraId="00000764" w14:textId="77777777" w:rsidR="00EC6469" w:rsidRDefault="00EC6469">
      <w:pPr>
        <w:widowControl w:val="0"/>
        <w:pBdr>
          <w:top w:val="nil"/>
          <w:left w:val="nil"/>
          <w:bottom w:val="nil"/>
          <w:right w:val="nil"/>
          <w:between w:val="nil"/>
        </w:pBdr>
        <w:ind w:left="0"/>
      </w:pPr>
    </w:p>
    <w:p w14:paraId="00000765" w14:textId="45650F27" w:rsidR="00EC6469" w:rsidRDefault="001D5FD2">
      <w:r>
        <w:t>A Prayer Warrior is someone who has been through the healing group process and supports others through prayer — before, during, and after every session. They pray for every participant by name, including those who wanted to come but couldn't. They're also available for private conversation if someone needs it. Every healing group is</w:t>
      </w:r>
      <w:r w:rsidR="0022604C">
        <w:t xml:space="preserve"> covered in prayer.</w:t>
      </w:r>
    </w:p>
    <w:p w14:paraId="00000766" w14:textId="77777777" w:rsidR="00EC6469" w:rsidRDefault="00EC6469">
      <w:pPr>
        <w:widowControl w:val="0"/>
        <w:pBdr>
          <w:top w:val="nil"/>
          <w:left w:val="nil"/>
          <w:bottom w:val="nil"/>
          <w:right w:val="nil"/>
          <w:between w:val="nil"/>
        </w:pBdr>
        <w:ind w:left="0"/>
      </w:pPr>
    </w:p>
    <w:p w14:paraId="00000767" w14:textId="77777777" w:rsidR="00EC6469" w:rsidRDefault="001D5FD2">
      <w:r>
        <w:t>[hgs-106]</w:t>
      </w:r>
    </w:p>
    <w:p w14:paraId="00000768" w14:textId="77777777" w:rsidR="00EC6469" w:rsidRDefault="00EC6469">
      <w:pPr>
        <w:widowControl w:val="0"/>
        <w:pBdr>
          <w:top w:val="nil"/>
          <w:left w:val="nil"/>
          <w:bottom w:val="nil"/>
          <w:right w:val="nil"/>
          <w:between w:val="nil"/>
        </w:pBdr>
        <w:ind w:left="0"/>
      </w:pPr>
    </w:p>
    <w:p w14:paraId="00000769" w14:textId="05B060EA" w:rsidR="00EC6469" w:rsidRDefault="001D5FD2">
      <w:r w:rsidRPr="0022604C">
        <w:t>Q Can we host a healing group at our church or community?</w:t>
      </w:r>
    </w:p>
    <w:p w14:paraId="0000076A" w14:textId="77777777" w:rsidR="00EC6469" w:rsidRDefault="00EC6469">
      <w:pPr>
        <w:widowControl w:val="0"/>
        <w:pBdr>
          <w:top w:val="nil"/>
          <w:left w:val="nil"/>
          <w:bottom w:val="nil"/>
          <w:right w:val="nil"/>
          <w:between w:val="nil"/>
        </w:pBdr>
        <w:ind w:left="0"/>
      </w:pPr>
    </w:p>
    <w:p w14:paraId="0000076B" w14:textId="77777777" w:rsidR="00EC6469" w:rsidRDefault="001D5FD2">
      <w:r>
        <w:t>[hgs-107]</w:t>
      </w:r>
    </w:p>
    <w:p w14:paraId="0000076C" w14:textId="77777777" w:rsidR="00EC6469" w:rsidRDefault="00EC6469">
      <w:pPr>
        <w:widowControl w:val="0"/>
        <w:pBdr>
          <w:top w:val="nil"/>
          <w:left w:val="nil"/>
          <w:bottom w:val="nil"/>
          <w:right w:val="nil"/>
          <w:between w:val="nil"/>
        </w:pBdr>
        <w:ind w:left="0"/>
      </w:pPr>
    </w:p>
    <w:p w14:paraId="0000076D" w14:textId="678E6E76" w:rsidR="00EC6469" w:rsidRDefault="001D5FD2">
      <w:r>
        <w:t xml:space="preserve">Absolutely. LIM partners with churches, community </w:t>
      </w:r>
      <w:r w:rsidR="0022604C">
        <w:t xml:space="preserve">and tribal </w:t>
      </w:r>
      <w:r>
        <w:t>organizations</w:t>
      </w:r>
      <w:r w:rsidR="0022604C">
        <w:t xml:space="preserve"> </w:t>
      </w:r>
      <w:r>
        <w:t>to bring healing groups to new locations. Contact us to discuss hosting a group in your community. We provide curriculum, training, and ongoing support.</w:t>
      </w:r>
    </w:p>
    <w:p w14:paraId="0000076E" w14:textId="77777777" w:rsidR="00EC6469" w:rsidRDefault="00EC6469">
      <w:pPr>
        <w:widowControl w:val="0"/>
        <w:pBdr>
          <w:top w:val="nil"/>
          <w:left w:val="nil"/>
          <w:bottom w:val="nil"/>
          <w:right w:val="nil"/>
          <w:between w:val="nil"/>
        </w:pBdr>
        <w:ind w:left="0"/>
      </w:pPr>
    </w:p>
    <w:p w14:paraId="0000076F" w14:textId="77777777" w:rsidR="00EC6469" w:rsidRDefault="001D5FD2">
      <w:pPr>
        <w:pStyle w:val="Heading3"/>
      </w:pPr>
      <w:bookmarkStart w:id="302" w:name="_vjs9pexj6kn0" w:colFirst="0" w:colLast="0"/>
      <w:bookmarkEnd w:id="302"/>
      <w:r>
        <w:t>Register Or Contact Us</w:t>
      </w:r>
    </w:p>
    <w:p w14:paraId="00000770" w14:textId="77777777" w:rsidR="00EC6469" w:rsidRDefault="001D5FD2">
      <w:r>
        <w:t>[hgs-108]</w:t>
      </w:r>
    </w:p>
    <w:p w14:paraId="00000771" w14:textId="77777777" w:rsidR="00EC6469" w:rsidRDefault="00EC6469">
      <w:pPr>
        <w:widowControl w:val="0"/>
        <w:pBdr>
          <w:top w:val="nil"/>
          <w:left w:val="nil"/>
          <w:bottom w:val="nil"/>
          <w:right w:val="nil"/>
          <w:between w:val="nil"/>
        </w:pBdr>
        <w:ind w:left="0"/>
      </w:pPr>
    </w:p>
    <w:p w14:paraId="00000772" w14:textId="77777777" w:rsidR="00EC6469" w:rsidRDefault="001D5FD2">
      <w:r>
        <w:t>Ready to Register?</w:t>
      </w:r>
    </w:p>
    <w:p w14:paraId="00000773" w14:textId="77777777" w:rsidR="00EC6469" w:rsidRDefault="00EC6469">
      <w:pPr>
        <w:widowControl w:val="0"/>
        <w:pBdr>
          <w:top w:val="nil"/>
          <w:left w:val="nil"/>
          <w:bottom w:val="nil"/>
          <w:right w:val="nil"/>
          <w:between w:val="nil"/>
        </w:pBdr>
        <w:ind w:left="0"/>
      </w:pPr>
    </w:p>
    <w:p w14:paraId="00000774" w14:textId="77777777" w:rsidR="00EC6469" w:rsidRDefault="001D5FD2">
      <w:r>
        <w:t>[hgs-109]</w:t>
      </w:r>
    </w:p>
    <w:p w14:paraId="00000775" w14:textId="77777777" w:rsidR="00EC6469" w:rsidRDefault="00EC6469">
      <w:pPr>
        <w:widowControl w:val="0"/>
        <w:pBdr>
          <w:top w:val="nil"/>
          <w:left w:val="nil"/>
          <w:bottom w:val="nil"/>
          <w:right w:val="nil"/>
          <w:between w:val="nil"/>
        </w:pBdr>
        <w:ind w:left="0"/>
      </w:pPr>
    </w:p>
    <w:p w14:paraId="00000776" w14:textId="77777777" w:rsidR="00EC6469" w:rsidRDefault="001D5FD2">
      <w:r>
        <w:t>Questions? Want to talk to someone before registering? We're here. Every warm, gentle invitation matters — and we don't want to miss anyone.</w:t>
      </w:r>
    </w:p>
    <w:p w14:paraId="00000777" w14:textId="77777777" w:rsidR="00EC6469" w:rsidRDefault="00EC6469">
      <w:pPr>
        <w:widowControl w:val="0"/>
        <w:pBdr>
          <w:top w:val="nil"/>
          <w:left w:val="nil"/>
          <w:bottom w:val="nil"/>
          <w:right w:val="nil"/>
          <w:between w:val="nil"/>
        </w:pBdr>
        <w:ind w:left="0"/>
      </w:pPr>
    </w:p>
    <w:p w14:paraId="00000778" w14:textId="77777777" w:rsidR="00EC6469" w:rsidRDefault="001D5FD2">
      <w:r>
        <w:t>[hgs-110]</w:t>
      </w:r>
    </w:p>
    <w:p w14:paraId="00000779" w14:textId="77777777" w:rsidR="00EC6469" w:rsidRDefault="00EC6469">
      <w:pPr>
        <w:widowControl w:val="0"/>
        <w:pBdr>
          <w:top w:val="nil"/>
          <w:left w:val="nil"/>
          <w:bottom w:val="nil"/>
          <w:right w:val="nil"/>
          <w:between w:val="nil"/>
        </w:pBdr>
        <w:ind w:left="0"/>
      </w:pPr>
    </w:p>
    <w:p w14:paraId="0000077A" w14:textId="77777777" w:rsidR="00EC6469" w:rsidRDefault="001D5FD2">
      <w:r>
        <w:t>Register / Get More Information</w:t>
      </w:r>
    </w:p>
    <w:p w14:paraId="0000077B" w14:textId="77777777" w:rsidR="00EC6469" w:rsidRDefault="00EC6469">
      <w:pPr>
        <w:widowControl w:val="0"/>
        <w:pBdr>
          <w:top w:val="nil"/>
          <w:left w:val="nil"/>
          <w:bottom w:val="nil"/>
          <w:right w:val="nil"/>
          <w:between w:val="nil"/>
        </w:pBdr>
        <w:ind w:left="0"/>
      </w:pPr>
    </w:p>
    <w:p w14:paraId="0000077C" w14:textId="77777777" w:rsidR="00EC6469" w:rsidRDefault="001D5FD2">
      <w:r>
        <w:t>[hgs-111]</w:t>
      </w:r>
    </w:p>
    <w:p w14:paraId="0000077D" w14:textId="77777777" w:rsidR="00EC6469" w:rsidRDefault="00EC6469">
      <w:pPr>
        <w:widowControl w:val="0"/>
        <w:pBdr>
          <w:top w:val="nil"/>
          <w:left w:val="nil"/>
          <w:bottom w:val="nil"/>
          <w:right w:val="nil"/>
          <w:between w:val="nil"/>
        </w:pBdr>
        <w:ind w:left="0"/>
      </w:pPr>
    </w:p>
    <w:p w14:paraId="0000077E" w14:textId="77777777" w:rsidR="00EC6469" w:rsidRDefault="001D5FD2">
      <w:r>
        <w:t>First Name *</w:t>
      </w:r>
    </w:p>
    <w:p w14:paraId="0000077F" w14:textId="77777777" w:rsidR="00EC6469" w:rsidRDefault="00EC6469">
      <w:pPr>
        <w:widowControl w:val="0"/>
        <w:pBdr>
          <w:top w:val="nil"/>
          <w:left w:val="nil"/>
          <w:bottom w:val="nil"/>
          <w:right w:val="nil"/>
          <w:between w:val="nil"/>
        </w:pBdr>
        <w:ind w:left="0"/>
      </w:pPr>
    </w:p>
    <w:p w14:paraId="00000780" w14:textId="77777777" w:rsidR="00EC6469" w:rsidRDefault="001D5FD2">
      <w:r>
        <w:t>[hgs-112]</w:t>
      </w:r>
    </w:p>
    <w:p w14:paraId="00000781" w14:textId="77777777" w:rsidR="00EC6469" w:rsidRDefault="00EC6469">
      <w:pPr>
        <w:widowControl w:val="0"/>
        <w:pBdr>
          <w:top w:val="nil"/>
          <w:left w:val="nil"/>
          <w:bottom w:val="nil"/>
          <w:right w:val="nil"/>
          <w:between w:val="nil"/>
        </w:pBdr>
        <w:ind w:left="0"/>
      </w:pPr>
    </w:p>
    <w:p w14:paraId="00000782" w14:textId="77777777" w:rsidR="00EC6469" w:rsidRDefault="001D5FD2">
      <w:r>
        <w:t>Your first name</w:t>
      </w:r>
    </w:p>
    <w:p w14:paraId="00000783" w14:textId="77777777" w:rsidR="00EC6469" w:rsidRDefault="00EC6469">
      <w:pPr>
        <w:widowControl w:val="0"/>
        <w:pBdr>
          <w:top w:val="nil"/>
          <w:left w:val="nil"/>
          <w:bottom w:val="nil"/>
          <w:right w:val="nil"/>
          <w:between w:val="nil"/>
        </w:pBdr>
        <w:ind w:left="0"/>
      </w:pPr>
    </w:p>
    <w:p w14:paraId="00000784" w14:textId="77777777" w:rsidR="00EC6469" w:rsidRDefault="001D5FD2">
      <w:r>
        <w:t>[hgs-113]</w:t>
      </w:r>
    </w:p>
    <w:p w14:paraId="00000785" w14:textId="77777777" w:rsidR="00EC6469" w:rsidRDefault="00EC6469">
      <w:pPr>
        <w:widowControl w:val="0"/>
        <w:pBdr>
          <w:top w:val="nil"/>
          <w:left w:val="nil"/>
          <w:bottom w:val="nil"/>
          <w:right w:val="nil"/>
          <w:between w:val="nil"/>
        </w:pBdr>
        <w:ind w:left="0"/>
      </w:pPr>
    </w:p>
    <w:p w14:paraId="00000786" w14:textId="77777777" w:rsidR="00EC6469" w:rsidRDefault="001D5FD2">
      <w:r>
        <w:t>Last Name *</w:t>
      </w:r>
    </w:p>
    <w:p w14:paraId="00000787" w14:textId="77777777" w:rsidR="00EC6469" w:rsidRDefault="00EC6469">
      <w:pPr>
        <w:widowControl w:val="0"/>
        <w:pBdr>
          <w:top w:val="nil"/>
          <w:left w:val="nil"/>
          <w:bottom w:val="nil"/>
          <w:right w:val="nil"/>
          <w:between w:val="nil"/>
        </w:pBdr>
        <w:ind w:left="0"/>
      </w:pPr>
    </w:p>
    <w:p w14:paraId="00000788" w14:textId="77777777" w:rsidR="00EC6469" w:rsidRDefault="001D5FD2">
      <w:r>
        <w:t>[hgs-114]</w:t>
      </w:r>
    </w:p>
    <w:p w14:paraId="00000789" w14:textId="77777777" w:rsidR="00EC6469" w:rsidRDefault="00EC6469">
      <w:pPr>
        <w:widowControl w:val="0"/>
        <w:pBdr>
          <w:top w:val="nil"/>
          <w:left w:val="nil"/>
          <w:bottom w:val="nil"/>
          <w:right w:val="nil"/>
          <w:between w:val="nil"/>
        </w:pBdr>
        <w:ind w:left="0"/>
      </w:pPr>
    </w:p>
    <w:p w14:paraId="0000078A" w14:textId="77777777" w:rsidR="00EC6469" w:rsidRDefault="001D5FD2">
      <w:r>
        <w:t>Your last name</w:t>
      </w:r>
    </w:p>
    <w:p w14:paraId="0000078B" w14:textId="77777777" w:rsidR="00EC6469" w:rsidRDefault="00EC6469">
      <w:pPr>
        <w:widowControl w:val="0"/>
        <w:pBdr>
          <w:top w:val="nil"/>
          <w:left w:val="nil"/>
          <w:bottom w:val="nil"/>
          <w:right w:val="nil"/>
          <w:between w:val="nil"/>
        </w:pBdr>
        <w:ind w:left="0"/>
      </w:pPr>
    </w:p>
    <w:p w14:paraId="0000078C" w14:textId="77777777" w:rsidR="00EC6469" w:rsidRDefault="001D5FD2">
      <w:r>
        <w:t>[hgs-115]</w:t>
      </w:r>
    </w:p>
    <w:p w14:paraId="0000078D" w14:textId="77777777" w:rsidR="00EC6469" w:rsidRDefault="00EC6469">
      <w:pPr>
        <w:widowControl w:val="0"/>
        <w:pBdr>
          <w:top w:val="nil"/>
          <w:left w:val="nil"/>
          <w:bottom w:val="nil"/>
          <w:right w:val="nil"/>
          <w:between w:val="nil"/>
        </w:pBdr>
        <w:ind w:left="0"/>
      </w:pPr>
    </w:p>
    <w:p w14:paraId="0000078E" w14:textId="77777777" w:rsidR="00EC6469" w:rsidRDefault="001D5FD2">
      <w:r>
        <w:t>Email Address *</w:t>
      </w:r>
    </w:p>
    <w:p w14:paraId="0000078F" w14:textId="77777777" w:rsidR="00EC6469" w:rsidRDefault="00EC6469">
      <w:pPr>
        <w:widowControl w:val="0"/>
        <w:pBdr>
          <w:top w:val="nil"/>
          <w:left w:val="nil"/>
          <w:bottom w:val="nil"/>
          <w:right w:val="nil"/>
          <w:between w:val="nil"/>
        </w:pBdr>
        <w:ind w:left="0"/>
      </w:pPr>
    </w:p>
    <w:p w14:paraId="00000790" w14:textId="77777777" w:rsidR="00EC6469" w:rsidRDefault="001D5FD2">
      <w:r>
        <w:t>[hgs-116]</w:t>
      </w:r>
    </w:p>
    <w:p w14:paraId="00000791" w14:textId="77777777" w:rsidR="00EC6469" w:rsidRDefault="00EC6469">
      <w:pPr>
        <w:widowControl w:val="0"/>
        <w:pBdr>
          <w:top w:val="nil"/>
          <w:left w:val="nil"/>
          <w:bottom w:val="nil"/>
          <w:right w:val="nil"/>
          <w:between w:val="nil"/>
        </w:pBdr>
        <w:ind w:left="0"/>
      </w:pPr>
    </w:p>
    <w:p w14:paraId="00000792" w14:textId="77777777" w:rsidR="00EC6469" w:rsidRDefault="00000000">
      <w:hyperlink r:id="rId11">
        <w:r w:rsidR="00EC6469">
          <w:rPr>
            <w:color w:val="1155CC"/>
            <w:u w:val="single"/>
          </w:rPr>
          <w:t>your@email.com</w:t>
        </w:r>
      </w:hyperlink>
    </w:p>
    <w:p w14:paraId="00000793" w14:textId="77777777" w:rsidR="00EC6469" w:rsidRDefault="00EC6469">
      <w:pPr>
        <w:widowControl w:val="0"/>
        <w:pBdr>
          <w:top w:val="nil"/>
          <w:left w:val="nil"/>
          <w:bottom w:val="nil"/>
          <w:right w:val="nil"/>
          <w:between w:val="nil"/>
        </w:pBdr>
        <w:ind w:left="0"/>
      </w:pPr>
    </w:p>
    <w:p w14:paraId="00000794" w14:textId="77777777" w:rsidR="00EC6469" w:rsidRDefault="001D5FD2">
      <w:r>
        <w:t>[hgs-117]</w:t>
      </w:r>
    </w:p>
    <w:p w14:paraId="00000795" w14:textId="77777777" w:rsidR="00EC6469" w:rsidRDefault="00EC6469">
      <w:pPr>
        <w:widowControl w:val="0"/>
        <w:pBdr>
          <w:top w:val="nil"/>
          <w:left w:val="nil"/>
          <w:bottom w:val="nil"/>
          <w:right w:val="nil"/>
          <w:between w:val="nil"/>
        </w:pBdr>
        <w:ind w:left="0"/>
      </w:pPr>
    </w:p>
    <w:p w14:paraId="00000796" w14:textId="77777777" w:rsidR="00EC6469" w:rsidRDefault="001D5FD2">
      <w:r>
        <w:t>Phone Number</w:t>
      </w:r>
    </w:p>
    <w:p w14:paraId="00000797" w14:textId="77777777" w:rsidR="00EC6469" w:rsidRDefault="00EC6469">
      <w:pPr>
        <w:widowControl w:val="0"/>
        <w:pBdr>
          <w:top w:val="nil"/>
          <w:left w:val="nil"/>
          <w:bottom w:val="nil"/>
          <w:right w:val="nil"/>
          <w:between w:val="nil"/>
        </w:pBdr>
        <w:ind w:left="0"/>
      </w:pPr>
    </w:p>
    <w:p w14:paraId="00000798" w14:textId="77777777" w:rsidR="00EC6469" w:rsidRDefault="001D5FD2">
      <w:r>
        <w:t>[hgs-118]</w:t>
      </w:r>
    </w:p>
    <w:p w14:paraId="00000799" w14:textId="77777777" w:rsidR="00EC6469" w:rsidRDefault="00EC6469">
      <w:pPr>
        <w:widowControl w:val="0"/>
        <w:pBdr>
          <w:top w:val="nil"/>
          <w:left w:val="nil"/>
          <w:bottom w:val="nil"/>
          <w:right w:val="nil"/>
          <w:between w:val="nil"/>
        </w:pBdr>
        <w:ind w:left="0"/>
      </w:pPr>
    </w:p>
    <w:p w14:paraId="0000079A" w14:textId="77777777" w:rsidR="00EC6469" w:rsidRDefault="001D5FD2">
      <w:r>
        <w:t>(optional)</w:t>
      </w:r>
    </w:p>
    <w:p w14:paraId="0000079B" w14:textId="77777777" w:rsidR="00EC6469" w:rsidRDefault="00EC6469">
      <w:pPr>
        <w:widowControl w:val="0"/>
        <w:pBdr>
          <w:top w:val="nil"/>
          <w:left w:val="nil"/>
          <w:bottom w:val="nil"/>
          <w:right w:val="nil"/>
          <w:between w:val="nil"/>
        </w:pBdr>
        <w:ind w:left="0"/>
      </w:pPr>
    </w:p>
    <w:p w14:paraId="0000079C" w14:textId="77777777" w:rsidR="00EC6469" w:rsidRDefault="001D5FD2">
      <w:r>
        <w:lastRenderedPageBreak/>
        <w:t>[hgs-119]</w:t>
      </w:r>
    </w:p>
    <w:p w14:paraId="0000079D" w14:textId="77777777" w:rsidR="00EC6469" w:rsidRDefault="00EC6469">
      <w:pPr>
        <w:widowControl w:val="0"/>
        <w:pBdr>
          <w:top w:val="nil"/>
          <w:left w:val="nil"/>
          <w:bottom w:val="nil"/>
          <w:right w:val="nil"/>
          <w:between w:val="nil"/>
        </w:pBdr>
        <w:ind w:left="0"/>
      </w:pPr>
    </w:p>
    <w:p w14:paraId="0000079E" w14:textId="77777777" w:rsidR="00EC6469" w:rsidRDefault="001D5FD2">
      <w:r>
        <w:t>Which Session Are You Interested In? *</w:t>
      </w:r>
    </w:p>
    <w:p w14:paraId="0000079F" w14:textId="77777777" w:rsidR="00EC6469" w:rsidRDefault="00EC6469">
      <w:pPr>
        <w:widowControl w:val="0"/>
        <w:pBdr>
          <w:top w:val="nil"/>
          <w:left w:val="nil"/>
          <w:bottom w:val="nil"/>
          <w:right w:val="nil"/>
          <w:between w:val="nil"/>
        </w:pBdr>
        <w:ind w:left="0"/>
      </w:pPr>
    </w:p>
    <w:p w14:paraId="000007A0" w14:textId="77777777" w:rsidR="00EC6469" w:rsidRDefault="001D5FD2">
      <w:r>
        <w:t>[hgs-120]</w:t>
      </w:r>
    </w:p>
    <w:p w14:paraId="000007A1" w14:textId="77777777" w:rsidR="00EC6469" w:rsidRDefault="00EC6469">
      <w:pPr>
        <w:widowControl w:val="0"/>
        <w:pBdr>
          <w:top w:val="nil"/>
          <w:left w:val="nil"/>
          <w:bottom w:val="nil"/>
          <w:right w:val="nil"/>
          <w:between w:val="nil"/>
        </w:pBdr>
        <w:ind w:left="0"/>
      </w:pPr>
    </w:p>
    <w:p w14:paraId="000007A2" w14:textId="77777777" w:rsidR="00EC6469" w:rsidRDefault="001D5FD2">
      <w:r>
        <w:t>— Select a session —</w:t>
      </w:r>
    </w:p>
    <w:p w14:paraId="000007A3" w14:textId="77777777" w:rsidR="00EC6469" w:rsidRDefault="00EC6469">
      <w:pPr>
        <w:widowControl w:val="0"/>
        <w:pBdr>
          <w:top w:val="nil"/>
          <w:left w:val="nil"/>
          <w:bottom w:val="nil"/>
          <w:right w:val="nil"/>
          <w:between w:val="nil"/>
        </w:pBdr>
        <w:ind w:left="0"/>
      </w:pPr>
    </w:p>
    <w:p w14:paraId="000007A4" w14:textId="77777777" w:rsidR="00EC6469" w:rsidRDefault="001D5FD2">
      <w:r>
        <w:t>[hgs-121]</w:t>
      </w:r>
    </w:p>
    <w:p w14:paraId="000007A5" w14:textId="77777777" w:rsidR="00EC6469" w:rsidRDefault="00EC6469">
      <w:pPr>
        <w:widowControl w:val="0"/>
        <w:pBdr>
          <w:top w:val="nil"/>
          <w:left w:val="nil"/>
          <w:bottom w:val="nil"/>
          <w:right w:val="nil"/>
          <w:between w:val="nil"/>
        </w:pBdr>
        <w:ind w:left="0"/>
      </w:pPr>
    </w:p>
    <w:p w14:paraId="000007A6" w14:textId="77777777" w:rsidR="00EC6469" w:rsidRDefault="001D5FD2">
      <w:r>
        <w:t>March 13–14 · Military · Fairbanks, AK</w:t>
      </w:r>
    </w:p>
    <w:p w14:paraId="000007A7" w14:textId="77777777" w:rsidR="00EC6469" w:rsidRDefault="00EC6469">
      <w:pPr>
        <w:widowControl w:val="0"/>
        <w:pBdr>
          <w:top w:val="nil"/>
          <w:left w:val="nil"/>
          <w:bottom w:val="nil"/>
          <w:right w:val="nil"/>
          <w:between w:val="nil"/>
        </w:pBdr>
        <w:ind w:left="0"/>
      </w:pPr>
    </w:p>
    <w:p w14:paraId="000007A8" w14:textId="77777777" w:rsidR="00EC6469" w:rsidRDefault="001D5FD2">
      <w:r>
        <w:t>[hgs-122]</w:t>
      </w:r>
    </w:p>
    <w:p w14:paraId="000007A9" w14:textId="77777777" w:rsidR="00EC6469" w:rsidRDefault="00EC6469">
      <w:pPr>
        <w:widowControl w:val="0"/>
        <w:pBdr>
          <w:top w:val="nil"/>
          <w:left w:val="nil"/>
          <w:bottom w:val="nil"/>
          <w:right w:val="nil"/>
          <w:between w:val="nil"/>
        </w:pBdr>
        <w:ind w:left="0"/>
      </w:pPr>
    </w:p>
    <w:p w14:paraId="000007AA" w14:textId="77777777" w:rsidR="00EC6469" w:rsidRDefault="001D5FD2">
      <w:r w:rsidRPr="0022604C">
        <w:t>April 14–17 · Healing + Equipping · Winnebago, NE</w:t>
      </w:r>
    </w:p>
    <w:p w14:paraId="000007AB" w14:textId="77777777" w:rsidR="00EC6469" w:rsidRDefault="00EC6469">
      <w:pPr>
        <w:widowControl w:val="0"/>
        <w:pBdr>
          <w:top w:val="nil"/>
          <w:left w:val="nil"/>
          <w:bottom w:val="nil"/>
          <w:right w:val="nil"/>
          <w:between w:val="nil"/>
        </w:pBdr>
        <w:ind w:left="0"/>
      </w:pPr>
    </w:p>
    <w:p w14:paraId="000007AC" w14:textId="77777777" w:rsidR="00EC6469" w:rsidRDefault="001D5FD2">
      <w:r>
        <w:t>[hgs-123]</w:t>
      </w:r>
    </w:p>
    <w:p w14:paraId="000007AD" w14:textId="77777777" w:rsidR="00EC6469" w:rsidRDefault="00EC6469">
      <w:pPr>
        <w:widowControl w:val="0"/>
        <w:pBdr>
          <w:top w:val="nil"/>
          <w:left w:val="nil"/>
          <w:bottom w:val="nil"/>
          <w:right w:val="nil"/>
          <w:between w:val="nil"/>
        </w:pBdr>
        <w:ind w:left="0"/>
      </w:pPr>
    </w:p>
    <w:p w14:paraId="000007AE" w14:textId="77777777" w:rsidR="00EC6469" w:rsidRDefault="001D5FD2">
      <w:r w:rsidRPr="0022604C">
        <w:t>May 27–29 · Community Healing · Fairbanks, AK</w:t>
      </w:r>
    </w:p>
    <w:p w14:paraId="000007AF" w14:textId="77777777" w:rsidR="00EC6469" w:rsidRDefault="00EC6469">
      <w:pPr>
        <w:widowControl w:val="0"/>
        <w:pBdr>
          <w:top w:val="nil"/>
          <w:left w:val="nil"/>
          <w:bottom w:val="nil"/>
          <w:right w:val="nil"/>
          <w:between w:val="nil"/>
        </w:pBdr>
        <w:ind w:left="0"/>
      </w:pPr>
    </w:p>
    <w:p w14:paraId="000007B0" w14:textId="77777777" w:rsidR="00EC6469" w:rsidRDefault="001D5FD2">
      <w:r>
        <w:t>[hgs-124]</w:t>
      </w:r>
    </w:p>
    <w:p w14:paraId="000007B1" w14:textId="77777777" w:rsidR="00EC6469" w:rsidRDefault="00EC6469">
      <w:pPr>
        <w:widowControl w:val="0"/>
        <w:pBdr>
          <w:top w:val="nil"/>
          <w:left w:val="nil"/>
          <w:bottom w:val="nil"/>
          <w:right w:val="nil"/>
          <w:between w:val="nil"/>
        </w:pBdr>
        <w:ind w:left="0"/>
      </w:pPr>
    </w:p>
    <w:p w14:paraId="000007B2" w14:textId="77777777" w:rsidR="00EC6469" w:rsidRDefault="001D5FD2">
      <w:r w:rsidRPr="0022604C">
        <w:t>August 5–14 · Online</w:t>
      </w:r>
    </w:p>
    <w:p w14:paraId="000007B3" w14:textId="77777777" w:rsidR="00EC6469" w:rsidRDefault="00EC6469">
      <w:pPr>
        <w:widowControl w:val="0"/>
        <w:pBdr>
          <w:top w:val="nil"/>
          <w:left w:val="nil"/>
          <w:bottom w:val="nil"/>
          <w:right w:val="nil"/>
          <w:between w:val="nil"/>
        </w:pBdr>
        <w:ind w:left="0"/>
      </w:pPr>
    </w:p>
    <w:p w14:paraId="000007B4" w14:textId="77777777" w:rsidR="00EC6469" w:rsidRDefault="001D5FD2">
      <w:r>
        <w:t>[hgs-125]</w:t>
      </w:r>
    </w:p>
    <w:p w14:paraId="000007B5" w14:textId="77777777" w:rsidR="00EC6469" w:rsidRDefault="00EC6469">
      <w:pPr>
        <w:widowControl w:val="0"/>
        <w:pBdr>
          <w:top w:val="nil"/>
          <w:left w:val="nil"/>
          <w:bottom w:val="nil"/>
          <w:right w:val="nil"/>
          <w:between w:val="nil"/>
        </w:pBdr>
        <w:ind w:left="0"/>
      </w:pPr>
    </w:p>
    <w:p w14:paraId="000007B6" w14:textId="77777777" w:rsidR="00EC6469" w:rsidRDefault="001D5FD2">
      <w:r w:rsidRPr="0022604C">
        <w:t>September 2026 · Fairbanks, AK (dates TBC)</w:t>
      </w:r>
    </w:p>
    <w:p w14:paraId="000007B7" w14:textId="77777777" w:rsidR="00EC6469" w:rsidRDefault="00EC6469">
      <w:pPr>
        <w:widowControl w:val="0"/>
        <w:pBdr>
          <w:top w:val="nil"/>
          <w:left w:val="nil"/>
          <w:bottom w:val="nil"/>
          <w:right w:val="nil"/>
          <w:between w:val="nil"/>
        </w:pBdr>
        <w:ind w:left="0"/>
      </w:pPr>
    </w:p>
    <w:p w14:paraId="000007B8" w14:textId="77777777" w:rsidR="00EC6469" w:rsidRDefault="001D5FD2">
      <w:r>
        <w:t>[hgs-126]</w:t>
      </w:r>
    </w:p>
    <w:p w14:paraId="000007B9" w14:textId="77777777" w:rsidR="00EC6469" w:rsidRDefault="00EC6469">
      <w:pPr>
        <w:widowControl w:val="0"/>
        <w:pBdr>
          <w:top w:val="nil"/>
          <w:left w:val="nil"/>
          <w:bottom w:val="nil"/>
          <w:right w:val="nil"/>
          <w:between w:val="nil"/>
        </w:pBdr>
        <w:ind w:left="0"/>
      </w:pPr>
    </w:p>
    <w:p w14:paraId="000007BA" w14:textId="14D16017" w:rsidR="00EC6469" w:rsidRDefault="001D5FD2">
      <w:r w:rsidRPr="0022604C">
        <w:t>Join waitlist for March Online (Currently Full)</w:t>
      </w:r>
      <w:r w:rsidR="001D15C3" w:rsidRPr="0022604C">
        <w:t xml:space="preserve"> March 2026</w:t>
      </w:r>
      <w:r w:rsidR="0022604C">
        <w:t xml:space="preserve"> </w:t>
      </w:r>
      <w:ins w:id="303" w:author="Jaylene Peterson-Nyren" w:date="2026-05-07T17:14:00Z">
        <w:r w:rsidR="000749F5" w:rsidRPr="000749F5">
          <w:rPr>
            <w:highlight w:val="yellow"/>
            <w:rPrChange w:id="304" w:author="Jaylene Peterson-Nyren" w:date="2026-05-07T17:14:00Z">
              <w:rPr/>
            </w:rPrChange>
          </w:rPr>
          <w:t>(W</w:t>
        </w:r>
      </w:ins>
      <w:del w:id="305" w:author="Jaylene Peterson-Nyren" w:date="2026-05-07T17:14:00Z">
        <w:r w:rsidR="0022604C" w:rsidDel="0068735A">
          <w:delText xml:space="preserve">– </w:delText>
        </w:r>
        <w:r w:rsidR="0022604C" w:rsidRPr="0022604C" w:rsidDel="0068735A">
          <w:rPr>
            <w:highlight w:val="yellow"/>
          </w:rPr>
          <w:delText>w</w:delText>
        </w:r>
      </w:del>
      <w:r w:rsidR="0022604C" w:rsidRPr="0022604C">
        <w:rPr>
          <w:highlight w:val="yellow"/>
        </w:rPr>
        <w:t>ill the system create/maintain an automated list and waitlist</w:t>
      </w:r>
      <w:r w:rsidR="0022604C">
        <w:rPr>
          <w:highlight w:val="yellow"/>
        </w:rPr>
        <w:t xml:space="preserve"> and/or autogenerated email</w:t>
      </w:r>
      <w:r w:rsidR="0022604C" w:rsidRPr="0022604C">
        <w:rPr>
          <w:highlight w:val="yellow"/>
        </w:rPr>
        <w:t>?  Or will this be manual?</w:t>
      </w:r>
    </w:p>
    <w:p w14:paraId="000007BB" w14:textId="77777777" w:rsidR="00EC6469" w:rsidRDefault="00EC6469">
      <w:pPr>
        <w:widowControl w:val="0"/>
        <w:pBdr>
          <w:top w:val="nil"/>
          <w:left w:val="nil"/>
          <w:bottom w:val="nil"/>
          <w:right w:val="nil"/>
          <w:between w:val="nil"/>
        </w:pBdr>
        <w:ind w:left="0"/>
      </w:pPr>
    </w:p>
    <w:p w14:paraId="000007BC" w14:textId="77777777" w:rsidR="00EC6469" w:rsidRDefault="001D5FD2">
      <w:r>
        <w:t>[hgs-127]</w:t>
      </w:r>
    </w:p>
    <w:p w14:paraId="000007BD" w14:textId="77777777" w:rsidR="00EC6469" w:rsidRDefault="00EC6469">
      <w:pPr>
        <w:widowControl w:val="0"/>
        <w:pBdr>
          <w:top w:val="nil"/>
          <w:left w:val="nil"/>
          <w:bottom w:val="nil"/>
          <w:right w:val="nil"/>
          <w:between w:val="nil"/>
        </w:pBdr>
        <w:ind w:left="0"/>
      </w:pPr>
    </w:p>
    <w:p w14:paraId="000007BE" w14:textId="77777777" w:rsidR="00EC6469" w:rsidRDefault="001D5FD2">
      <w:r>
        <w:t>Facilitator Training Interest</w:t>
      </w:r>
    </w:p>
    <w:p w14:paraId="000007BF" w14:textId="77777777" w:rsidR="00EC6469" w:rsidRDefault="00EC6469">
      <w:pPr>
        <w:widowControl w:val="0"/>
        <w:pBdr>
          <w:top w:val="nil"/>
          <w:left w:val="nil"/>
          <w:bottom w:val="nil"/>
          <w:right w:val="nil"/>
          <w:between w:val="nil"/>
        </w:pBdr>
        <w:ind w:left="0"/>
      </w:pPr>
    </w:p>
    <w:p w14:paraId="000007C0" w14:textId="77777777" w:rsidR="00EC6469" w:rsidRDefault="001D5FD2">
      <w:r>
        <w:t>[hgs-128]</w:t>
      </w:r>
    </w:p>
    <w:p w14:paraId="000007C1" w14:textId="77777777" w:rsidR="00EC6469" w:rsidRDefault="00EC6469">
      <w:pPr>
        <w:widowControl w:val="0"/>
        <w:pBdr>
          <w:top w:val="nil"/>
          <w:left w:val="nil"/>
          <w:bottom w:val="nil"/>
          <w:right w:val="nil"/>
          <w:between w:val="nil"/>
        </w:pBdr>
        <w:ind w:left="0"/>
      </w:pPr>
    </w:p>
    <w:p w14:paraId="000007C2" w14:textId="77777777" w:rsidR="00EC6469" w:rsidRDefault="001D5FD2">
      <w:r>
        <w:t>Contact me about hosting a group</w:t>
      </w:r>
    </w:p>
    <w:p w14:paraId="000007C3" w14:textId="77777777" w:rsidR="00EC6469" w:rsidRDefault="00EC6469">
      <w:pPr>
        <w:widowControl w:val="0"/>
        <w:pBdr>
          <w:top w:val="nil"/>
          <w:left w:val="nil"/>
          <w:bottom w:val="nil"/>
          <w:right w:val="nil"/>
          <w:between w:val="nil"/>
        </w:pBdr>
        <w:ind w:left="0"/>
      </w:pPr>
    </w:p>
    <w:p w14:paraId="000007C4" w14:textId="77777777" w:rsidR="00EC6469" w:rsidRDefault="001D5FD2">
      <w:r>
        <w:t>[hgs-129]</w:t>
      </w:r>
    </w:p>
    <w:p w14:paraId="000007C5" w14:textId="77777777" w:rsidR="00EC6469" w:rsidRDefault="00EC6469">
      <w:pPr>
        <w:widowControl w:val="0"/>
        <w:pBdr>
          <w:top w:val="nil"/>
          <w:left w:val="nil"/>
          <w:bottom w:val="nil"/>
          <w:right w:val="nil"/>
          <w:between w:val="nil"/>
        </w:pBdr>
        <w:ind w:left="0"/>
      </w:pPr>
    </w:p>
    <w:p w14:paraId="000007C6" w14:textId="77777777" w:rsidR="00EC6469" w:rsidRDefault="001D5FD2">
      <w:r>
        <w:t>Anything you'd like us to know?</w:t>
      </w:r>
    </w:p>
    <w:p w14:paraId="000007C7" w14:textId="77777777" w:rsidR="00EC6469" w:rsidRDefault="00EC6469">
      <w:pPr>
        <w:widowControl w:val="0"/>
        <w:pBdr>
          <w:top w:val="nil"/>
          <w:left w:val="nil"/>
          <w:bottom w:val="nil"/>
          <w:right w:val="nil"/>
          <w:between w:val="nil"/>
        </w:pBdr>
        <w:ind w:left="0"/>
      </w:pPr>
    </w:p>
    <w:p w14:paraId="000007C8" w14:textId="77777777" w:rsidR="00EC6469" w:rsidRDefault="001D5FD2">
      <w:r>
        <w:t>[hgs-130]</w:t>
      </w:r>
    </w:p>
    <w:p w14:paraId="000007C9" w14:textId="77777777" w:rsidR="00EC6469" w:rsidRDefault="00EC6469">
      <w:pPr>
        <w:widowControl w:val="0"/>
        <w:pBdr>
          <w:top w:val="nil"/>
          <w:left w:val="nil"/>
          <w:bottom w:val="nil"/>
          <w:right w:val="nil"/>
          <w:between w:val="nil"/>
        </w:pBdr>
        <w:ind w:left="0"/>
      </w:pPr>
    </w:p>
    <w:p w14:paraId="000007CA" w14:textId="77777777" w:rsidR="00EC6469" w:rsidRDefault="001D5FD2">
      <w:r>
        <w:t>Questions, accessibility needs, or anything else...</w:t>
      </w:r>
    </w:p>
    <w:p w14:paraId="000007CB" w14:textId="77777777" w:rsidR="00EC6469" w:rsidRDefault="00EC6469">
      <w:pPr>
        <w:widowControl w:val="0"/>
        <w:pBdr>
          <w:top w:val="nil"/>
          <w:left w:val="nil"/>
          <w:bottom w:val="nil"/>
          <w:right w:val="nil"/>
          <w:between w:val="nil"/>
        </w:pBdr>
        <w:ind w:left="0"/>
      </w:pPr>
    </w:p>
    <w:p w14:paraId="000007CC" w14:textId="77777777" w:rsidR="00EC6469" w:rsidRDefault="001D5FD2">
      <w:r>
        <w:t>[hgs-131]</w:t>
      </w:r>
    </w:p>
    <w:p w14:paraId="000007CD" w14:textId="77777777" w:rsidR="00EC6469" w:rsidRDefault="00EC6469">
      <w:pPr>
        <w:widowControl w:val="0"/>
        <w:pBdr>
          <w:top w:val="nil"/>
          <w:left w:val="nil"/>
          <w:bottom w:val="nil"/>
          <w:right w:val="nil"/>
          <w:between w:val="nil"/>
        </w:pBdr>
        <w:ind w:left="0"/>
      </w:pPr>
    </w:p>
    <w:p w14:paraId="000007CE" w14:textId="77777777" w:rsidR="00EC6469" w:rsidRDefault="001D5FD2">
      <w:r>
        <w:t>Your information is confidential. We will only use it to contact you about healing group registration. You may opt out at any time.</w:t>
      </w:r>
    </w:p>
    <w:p w14:paraId="000007CF" w14:textId="77777777" w:rsidR="00EC6469" w:rsidRDefault="00EC6469">
      <w:pPr>
        <w:widowControl w:val="0"/>
        <w:pBdr>
          <w:top w:val="nil"/>
          <w:left w:val="nil"/>
          <w:bottom w:val="nil"/>
          <w:right w:val="nil"/>
          <w:between w:val="nil"/>
        </w:pBdr>
        <w:ind w:left="0"/>
      </w:pPr>
    </w:p>
    <w:p w14:paraId="000007D0" w14:textId="77777777" w:rsidR="00EC6469" w:rsidRDefault="001D5FD2">
      <w:r>
        <w:t>[hgs-132]</w:t>
      </w:r>
    </w:p>
    <w:p w14:paraId="000007D1" w14:textId="77777777" w:rsidR="00EC6469" w:rsidRDefault="00EC6469">
      <w:pPr>
        <w:widowControl w:val="0"/>
        <w:pBdr>
          <w:top w:val="nil"/>
          <w:left w:val="nil"/>
          <w:bottom w:val="nil"/>
          <w:right w:val="nil"/>
          <w:between w:val="nil"/>
        </w:pBdr>
        <w:ind w:left="0"/>
      </w:pPr>
    </w:p>
    <w:p w14:paraId="000007D2" w14:textId="77777777" w:rsidR="00EC6469" w:rsidRDefault="001D5FD2">
      <w:r>
        <w:t>Submit Registration</w:t>
      </w:r>
    </w:p>
    <w:p w14:paraId="000007D3" w14:textId="77777777" w:rsidR="00EC6469" w:rsidRDefault="00EC6469">
      <w:pPr>
        <w:widowControl w:val="0"/>
        <w:pBdr>
          <w:top w:val="nil"/>
          <w:left w:val="nil"/>
          <w:bottom w:val="nil"/>
          <w:right w:val="nil"/>
          <w:between w:val="nil"/>
        </w:pBdr>
        <w:ind w:left="0"/>
      </w:pPr>
    </w:p>
    <w:p w14:paraId="000007D4" w14:textId="77777777" w:rsidR="00EC6469" w:rsidRDefault="001D5FD2">
      <w:pPr>
        <w:pStyle w:val="Heading3"/>
      </w:pPr>
      <w:bookmarkStart w:id="306" w:name="_2r5omgsb08y1" w:colFirst="0" w:colLast="0"/>
      <w:bookmarkEnd w:id="306"/>
      <w:r>
        <w:t>Footer — Footer</w:t>
      </w:r>
    </w:p>
    <w:p w14:paraId="000007D5" w14:textId="77777777" w:rsidR="00EC6469" w:rsidRDefault="001D5FD2">
      <w:r>
        <w:t>[hgs-133]</w:t>
      </w:r>
    </w:p>
    <w:p w14:paraId="000007D6" w14:textId="77777777" w:rsidR="00EC6469" w:rsidRDefault="00EC6469">
      <w:pPr>
        <w:widowControl w:val="0"/>
        <w:pBdr>
          <w:top w:val="nil"/>
          <w:left w:val="nil"/>
          <w:bottom w:val="nil"/>
          <w:right w:val="nil"/>
          <w:between w:val="nil"/>
        </w:pBdr>
        <w:ind w:left="0"/>
      </w:pPr>
    </w:p>
    <w:p w14:paraId="000007D7" w14:textId="68044212" w:rsidR="00EC6469" w:rsidRDefault="001D5FD2">
      <w:r>
        <w:t xml:space="preserve">A Native-led ministry proclaiming the Gospel, discipling leaders, and healing the wounds of trauma </w:t>
      </w:r>
      <w:ins w:id="307" w:author="Jaylene Peterson-Nyren" w:date="2026-05-07T17:15:00Z">
        <w:r w:rsidR="00895AC3">
          <w:t xml:space="preserve">in </w:t>
        </w:r>
      </w:ins>
      <w:del w:id="308" w:author="Jaylene Peterson-Nyren" w:date="2026-05-07T17:15:00Z">
        <w:r w:rsidDel="002874CD">
          <w:delText xml:space="preserve">across </w:delText>
        </w:r>
        <w:r w:rsidRPr="0022604C" w:rsidDel="002874CD">
          <w:delText>57</w:delText>
        </w:r>
        <w:r w:rsidR="001D15C3" w:rsidRPr="0022604C" w:rsidDel="002874CD">
          <w:delText>5</w:delText>
        </w:r>
        <w:r w:rsidDel="002874CD">
          <w:delText xml:space="preserve"> </w:delText>
        </w:r>
      </w:del>
      <w:r>
        <w:t>tribal communities since 1985.</w:t>
      </w:r>
    </w:p>
    <w:p w14:paraId="000007D8" w14:textId="77777777" w:rsidR="00EC6469" w:rsidRDefault="00EC6469">
      <w:pPr>
        <w:widowControl w:val="0"/>
        <w:pBdr>
          <w:top w:val="nil"/>
          <w:left w:val="nil"/>
          <w:bottom w:val="nil"/>
          <w:right w:val="nil"/>
          <w:between w:val="nil"/>
        </w:pBdr>
        <w:ind w:left="0"/>
      </w:pPr>
    </w:p>
    <w:p w14:paraId="000007D9" w14:textId="77777777" w:rsidR="00EC6469" w:rsidRDefault="001D5FD2">
      <w:r>
        <w:t>[hgs-134]</w:t>
      </w:r>
    </w:p>
    <w:p w14:paraId="000007DA" w14:textId="77777777" w:rsidR="00EC6469" w:rsidRDefault="00EC6469">
      <w:pPr>
        <w:widowControl w:val="0"/>
        <w:pBdr>
          <w:top w:val="nil"/>
          <w:left w:val="nil"/>
          <w:bottom w:val="nil"/>
          <w:right w:val="nil"/>
          <w:between w:val="nil"/>
        </w:pBdr>
        <w:ind w:left="0"/>
      </w:pPr>
    </w:p>
    <w:p w14:paraId="000007DB" w14:textId="77777777" w:rsidR="00EC6469" w:rsidRDefault="001D5FD2">
      <w:r>
        <w:t>Healing Groups</w:t>
      </w:r>
    </w:p>
    <w:p w14:paraId="000007DC" w14:textId="77777777" w:rsidR="00EC6469" w:rsidRDefault="00EC6469">
      <w:pPr>
        <w:widowControl w:val="0"/>
        <w:pBdr>
          <w:top w:val="nil"/>
          <w:left w:val="nil"/>
          <w:bottom w:val="nil"/>
          <w:right w:val="nil"/>
          <w:between w:val="nil"/>
        </w:pBdr>
        <w:ind w:left="0"/>
      </w:pPr>
    </w:p>
    <w:p w14:paraId="000007DD" w14:textId="77777777" w:rsidR="00EC6469" w:rsidRDefault="001D5FD2">
      <w:r>
        <w:t>[hgs-135]</w:t>
      </w:r>
    </w:p>
    <w:p w14:paraId="000007DE" w14:textId="77777777" w:rsidR="00EC6469" w:rsidRDefault="00EC6469">
      <w:pPr>
        <w:widowControl w:val="0"/>
        <w:pBdr>
          <w:top w:val="nil"/>
          <w:left w:val="nil"/>
          <w:bottom w:val="nil"/>
          <w:right w:val="nil"/>
          <w:between w:val="nil"/>
        </w:pBdr>
        <w:ind w:left="0"/>
      </w:pPr>
    </w:p>
    <w:p w14:paraId="000007DF" w14:textId="77777777" w:rsidR="00EC6469" w:rsidRDefault="001D5FD2">
      <w:r>
        <w:t>About the Program</w:t>
      </w:r>
    </w:p>
    <w:p w14:paraId="000007E0" w14:textId="77777777" w:rsidR="00EC6469" w:rsidRDefault="00EC6469">
      <w:pPr>
        <w:widowControl w:val="0"/>
        <w:pBdr>
          <w:top w:val="nil"/>
          <w:left w:val="nil"/>
          <w:bottom w:val="nil"/>
          <w:right w:val="nil"/>
          <w:between w:val="nil"/>
        </w:pBdr>
        <w:ind w:left="0"/>
      </w:pPr>
    </w:p>
    <w:p w14:paraId="000007E1" w14:textId="77777777" w:rsidR="00EC6469" w:rsidRDefault="001D5FD2">
      <w:r>
        <w:t>[hgs-136]</w:t>
      </w:r>
    </w:p>
    <w:p w14:paraId="000007E2" w14:textId="77777777" w:rsidR="00EC6469" w:rsidRDefault="00EC6469">
      <w:pPr>
        <w:widowControl w:val="0"/>
        <w:pBdr>
          <w:top w:val="nil"/>
          <w:left w:val="nil"/>
          <w:bottom w:val="nil"/>
          <w:right w:val="nil"/>
          <w:between w:val="nil"/>
        </w:pBdr>
        <w:ind w:left="0"/>
      </w:pPr>
    </w:p>
    <w:p w14:paraId="000007E3" w14:textId="77777777" w:rsidR="00EC6469" w:rsidRDefault="001D5FD2">
      <w:r>
        <w:t>Find a Group</w:t>
      </w:r>
    </w:p>
    <w:p w14:paraId="000007E4" w14:textId="77777777" w:rsidR="00EC6469" w:rsidRDefault="00EC6469">
      <w:pPr>
        <w:widowControl w:val="0"/>
        <w:pBdr>
          <w:top w:val="nil"/>
          <w:left w:val="nil"/>
          <w:bottom w:val="nil"/>
          <w:right w:val="nil"/>
          <w:between w:val="nil"/>
        </w:pBdr>
        <w:ind w:left="0"/>
      </w:pPr>
    </w:p>
    <w:p w14:paraId="000007E5" w14:textId="77777777" w:rsidR="00EC6469" w:rsidRDefault="001D5FD2">
      <w:r>
        <w:t>[hgs-137]</w:t>
      </w:r>
    </w:p>
    <w:p w14:paraId="000007E6" w14:textId="77777777" w:rsidR="00EC6469" w:rsidRDefault="00EC6469">
      <w:pPr>
        <w:widowControl w:val="0"/>
        <w:pBdr>
          <w:top w:val="nil"/>
          <w:left w:val="nil"/>
          <w:bottom w:val="nil"/>
          <w:right w:val="nil"/>
          <w:between w:val="nil"/>
        </w:pBdr>
        <w:ind w:left="0"/>
      </w:pPr>
    </w:p>
    <w:p w14:paraId="000007E7" w14:textId="77777777" w:rsidR="00EC6469" w:rsidRDefault="001D5FD2">
      <w:r>
        <w:t>Become a Facilitator</w:t>
      </w:r>
    </w:p>
    <w:p w14:paraId="000007E8" w14:textId="77777777" w:rsidR="00EC6469" w:rsidRDefault="00EC6469">
      <w:pPr>
        <w:widowControl w:val="0"/>
        <w:pBdr>
          <w:top w:val="nil"/>
          <w:left w:val="nil"/>
          <w:bottom w:val="nil"/>
          <w:right w:val="nil"/>
          <w:between w:val="nil"/>
        </w:pBdr>
        <w:ind w:left="0"/>
      </w:pPr>
    </w:p>
    <w:p w14:paraId="000007E9" w14:textId="77777777" w:rsidR="00EC6469" w:rsidRDefault="001D5FD2">
      <w:r>
        <w:t>[hgs-138]</w:t>
      </w:r>
    </w:p>
    <w:p w14:paraId="000007EA" w14:textId="77777777" w:rsidR="00EC6469" w:rsidRDefault="00EC6469">
      <w:pPr>
        <w:widowControl w:val="0"/>
        <w:pBdr>
          <w:top w:val="nil"/>
          <w:left w:val="nil"/>
          <w:bottom w:val="nil"/>
          <w:right w:val="nil"/>
          <w:between w:val="nil"/>
        </w:pBdr>
        <w:ind w:left="0"/>
      </w:pPr>
    </w:p>
    <w:p w14:paraId="000007EB" w14:textId="77777777" w:rsidR="00EC6469" w:rsidRDefault="001D5FD2">
      <w:r>
        <w:t>FAQ</w:t>
      </w:r>
    </w:p>
    <w:p w14:paraId="000007EC" w14:textId="77777777" w:rsidR="00EC6469" w:rsidRDefault="00EC6469">
      <w:pPr>
        <w:widowControl w:val="0"/>
        <w:pBdr>
          <w:top w:val="nil"/>
          <w:left w:val="nil"/>
          <w:bottom w:val="nil"/>
          <w:right w:val="nil"/>
          <w:between w:val="nil"/>
        </w:pBdr>
        <w:ind w:left="0"/>
      </w:pPr>
    </w:p>
    <w:p w14:paraId="000007ED" w14:textId="77777777" w:rsidR="00EC6469" w:rsidRDefault="001D5FD2">
      <w:r>
        <w:t>[hgs-139]</w:t>
      </w:r>
    </w:p>
    <w:p w14:paraId="000007EE" w14:textId="77777777" w:rsidR="00EC6469" w:rsidRDefault="00EC6469">
      <w:pPr>
        <w:widowControl w:val="0"/>
        <w:pBdr>
          <w:top w:val="nil"/>
          <w:left w:val="nil"/>
          <w:bottom w:val="nil"/>
          <w:right w:val="nil"/>
          <w:between w:val="nil"/>
        </w:pBdr>
        <w:ind w:left="0"/>
      </w:pPr>
    </w:p>
    <w:p w14:paraId="000007EF" w14:textId="77777777" w:rsidR="00EC6469" w:rsidRDefault="001D5FD2">
      <w:r>
        <w:t>Ministry</w:t>
      </w:r>
    </w:p>
    <w:p w14:paraId="000007F0" w14:textId="77777777" w:rsidR="00EC6469" w:rsidRDefault="00EC6469">
      <w:pPr>
        <w:widowControl w:val="0"/>
        <w:pBdr>
          <w:top w:val="nil"/>
          <w:left w:val="nil"/>
          <w:bottom w:val="nil"/>
          <w:right w:val="nil"/>
          <w:between w:val="nil"/>
        </w:pBdr>
        <w:ind w:left="0"/>
      </w:pPr>
    </w:p>
    <w:p w14:paraId="000007F1" w14:textId="77777777" w:rsidR="00EC6469" w:rsidRDefault="001D5FD2">
      <w:r>
        <w:t>[hgs-140]</w:t>
      </w:r>
    </w:p>
    <w:p w14:paraId="000007F2" w14:textId="77777777" w:rsidR="00EC6469" w:rsidRDefault="00EC6469">
      <w:pPr>
        <w:widowControl w:val="0"/>
        <w:pBdr>
          <w:top w:val="nil"/>
          <w:left w:val="nil"/>
          <w:bottom w:val="nil"/>
          <w:right w:val="nil"/>
          <w:between w:val="nil"/>
        </w:pBdr>
        <w:ind w:left="0"/>
      </w:pPr>
    </w:p>
    <w:p w14:paraId="000007F3" w14:textId="77777777" w:rsidR="00EC6469" w:rsidRDefault="001D5FD2">
      <w:r>
        <w:t>Home</w:t>
      </w:r>
    </w:p>
    <w:p w14:paraId="000007F4" w14:textId="77777777" w:rsidR="00EC6469" w:rsidRDefault="00EC6469">
      <w:pPr>
        <w:widowControl w:val="0"/>
        <w:pBdr>
          <w:top w:val="nil"/>
          <w:left w:val="nil"/>
          <w:bottom w:val="nil"/>
          <w:right w:val="nil"/>
          <w:between w:val="nil"/>
        </w:pBdr>
        <w:ind w:left="0"/>
      </w:pPr>
    </w:p>
    <w:p w14:paraId="000007F5" w14:textId="77777777" w:rsidR="00EC6469" w:rsidRDefault="001D5FD2">
      <w:r>
        <w:t>[hgs-141]</w:t>
      </w:r>
    </w:p>
    <w:p w14:paraId="000007F6" w14:textId="77777777" w:rsidR="00EC6469" w:rsidRDefault="00EC6469">
      <w:pPr>
        <w:widowControl w:val="0"/>
        <w:pBdr>
          <w:top w:val="nil"/>
          <w:left w:val="nil"/>
          <w:bottom w:val="nil"/>
          <w:right w:val="nil"/>
          <w:between w:val="nil"/>
        </w:pBdr>
        <w:ind w:left="0"/>
      </w:pPr>
    </w:p>
    <w:p w14:paraId="000007F7" w14:textId="77777777" w:rsidR="00EC6469" w:rsidRDefault="001D5FD2">
      <w:r>
        <w:t>Three Pillars</w:t>
      </w:r>
    </w:p>
    <w:p w14:paraId="000007F8" w14:textId="77777777" w:rsidR="00EC6469" w:rsidRDefault="00EC6469">
      <w:pPr>
        <w:widowControl w:val="0"/>
        <w:pBdr>
          <w:top w:val="nil"/>
          <w:left w:val="nil"/>
          <w:bottom w:val="nil"/>
          <w:right w:val="nil"/>
          <w:between w:val="nil"/>
        </w:pBdr>
        <w:ind w:left="0"/>
      </w:pPr>
    </w:p>
    <w:p w14:paraId="000007F9" w14:textId="77777777" w:rsidR="00EC6469" w:rsidRDefault="001D5FD2">
      <w:r>
        <w:t>[hgs-142]</w:t>
      </w:r>
    </w:p>
    <w:p w14:paraId="000007FA" w14:textId="77777777" w:rsidR="00EC6469" w:rsidRDefault="00EC6469">
      <w:pPr>
        <w:widowControl w:val="0"/>
        <w:pBdr>
          <w:top w:val="nil"/>
          <w:left w:val="nil"/>
          <w:bottom w:val="nil"/>
          <w:right w:val="nil"/>
          <w:between w:val="nil"/>
        </w:pBdr>
        <w:ind w:left="0"/>
      </w:pPr>
    </w:p>
    <w:p w14:paraId="000007FB" w14:textId="77777777" w:rsidR="00EC6469" w:rsidRDefault="001D5FD2">
      <w:r>
        <w:t>Haskell LIGHT</w:t>
      </w:r>
    </w:p>
    <w:p w14:paraId="000007FC" w14:textId="77777777" w:rsidR="00EC6469" w:rsidRDefault="00EC6469">
      <w:pPr>
        <w:widowControl w:val="0"/>
        <w:pBdr>
          <w:top w:val="nil"/>
          <w:left w:val="nil"/>
          <w:bottom w:val="nil"/>
          <w:right w:val="nil"/>
          <w:between w:val="nil"/>
        </w:pBdr>
        <w:ind w:left="0"/>
      </w:pPr>
    </w:p>
    <w:p w14:paraId="000007FD" w14:textId="77777777" w:rsidR="00EC6469" w:rsidRDefault="001D5FD2">
      <w:r>
        <w:t>[hgs-143]</w:t>
      </w:r>
    </w:p>
    <w:p w14:paraId="000007FE" w14:textId="77777777" w:rsidR="00EC6469" w:rsidRDefault="00EC6469">
      <w:pPr>
        <w:widowControl w:val="0"/>
        <w:pBdr>
          <w:top w:val="nil"/>
          <w:left w:val="nil"/>
          <w:bottom w:val="nil"/>
          <w:right w:val="nil"/>
          <w:between w:val="nil"/>
        </w:pBdr>
        <w:ind w:left="0"/>
      </w:pPr>
    </w:p>
    <w:p w14:paraId="000007FF" w14:textId="77777777" w:rsidR="00EC6469" w:rsidRDefault="001D5FD2">
      <w:r>
        <w:t>Donate</w:t>
      </w:r>
    </w:p>
    <w:p w14:paraId="00000800" w14:textId="77777777" w:rsidR="00EC6469" w:rsidRDefault="00EC6469">
      <w:pPr>
        <w:widowControl w:val="0"/>
        <w:pBdr>
          <w:top w:val="nil"/>
          <w:left w:val="nil"/>
          <w:bottom w:val="nil"/>
          <w:right w:val="nil"/>
          <w:between w:val="nil"/>
        </w:pBdr>
        <w:ind w:left="0"/>
      </w:pPr>
    </w:p>
    <w:p w14:paraId="00000801" w14:textId="77777777" w:rsidR="00EC6469" w:rsidRDefault="001D5FD2">
      <w:r>
        <w:lastRenderedPageBreak/>
        <w:t>[hgs-144]</w:t>
      </w:r>
    </w:p>
    <w:p w14:paraId="00000802" w14:textId="77777777" w:rsidR="00EC6469" w:rsidRDefault="00EC6469">
      <w:pPr>
        <w:widowControl w:val="0"/>
        <w:pBdr>
          <w:top w:val="nil"/>
          <w:left w:val="nil"/>
          <w:bottom w:val="nil"/>
          <w:right w:val="nil"/>
          <w:between w:val="nil"/>
        </w:pBdr>
        <w:ind w:left="0"/>
      </w:pPr>
    </w:p>
    <w:p w14:paraId="00000803" w14:textId="77777777" w:rsidR="00EC6469" w:rsidRDefault="001D5FD2">
      <w:r>
        <w:t>Contact</w:t>
      </w:r>
    </w:p>
    <w:p w14:paraId="00000804" w14:textId="77777777" w:rsidR="00EC6469" w:rsidRDefault="00EC6469">
      <w:pPr>
        <w:widowControl w:val="0"/>
        <w:pBdr>
          <w:top w:val="nil"/>
          <w:left w:val="nil"/>
          <w:bottom w:val="nil"/>
          <w:right w:val="nil"/>
          <w:between w:val="nil"/>
        </w:pBdr>
        <w:ind w:left="0"/>
      </w:pPr>
    </w:p>
    <w:p w14:paraId="00000805" w14:textId="77777777" w:rsidR="00EC6469" w:rsidRDefault="001D5FD2">
      <w:r>
        <w:t>[hgs-145]</w:t>
      </w:r>
    </w:p>
    <w:p w14:paraId="00000806" w14:textId="77777777" w:rsidR="00EC6469" w:rsidRDefault="00EC6469">
      <w:pPr>
        <w:widowControl w:val="0"/>
        <w:pBdr>
          <w:top w:val="nil"/>
          <w:left w:val="nil"/>
          <w:bottom w:val="nil"/>
          <w:right w:val="nil"/>
          <w:between w:val="nil"/>
        </w:pBdr>
        <w:ind w:left="0"/>
      </w:pPr>
    </w:p>
    <w:p w14:paraId="00000807" w14:textId="77777777" w:rsidR="00EC6469" w:rsidRDefault="001D5FD2">
      <w:r>
        <w:t>(262) 439-5663</w:t>
      </w:r>
    </w:p>
    <w:p w14:paraId="00000808" w14:textId="77777777" w:rsidR="00EC6469" w:rsidRDefault="00EC6469">
      <w:pPr>
        <w:widowControl w:val="0"/>
        <w:pBdr>
          <w:top w:val="nil"/>
          <w:left w:val="nil"/>
          <w:bottom w:val="nil"/>
          <w:right w:val="nil"/>
          <w:between w:val="nil"/>
        </w:pBdr>
        <w:ind w:left="0"/>
      </w:pPr>
    </w:p>
    <w:p w14:paraId="00000809" w14:textId="77777777" w:rsidR="00EC6469" w:rsidRDefault="001D5FD2">
      <w:r>
        <w:t>[hgs-146]</w:t>
      </w:r>
    </w:p>
    <w:p w14:paraId="0000080A" w14:textId="77777777" w:rsidR="00EC6469" w:rsidRDefault="00EC6469">
      <w:pPr>
        <w:widowControl w:val="0"/>
        <w:pBdr>
          <w:top w:val="nil"/>
          <w:left w:val="nil"/>
          <w:bottom w:val="nil"/>
          <w:right w:val="nil"/>
          <w:between w:val="nil"/>
        </w:pBdr>
        <w:ind w:left="0"/>
      </w:pPr>
    </w:p>
    <w:p w14:paraId="0000080B" w14:textId="77777777" w:rsidR="00EC6469" w:rsidRDefault="001D5FD2">
      <w:r>
        <w:t>(262) 783-5267</w:t>
      </w:r>
    </w:p>
    <w:p w14:paraId="0000080C" w14:textId="77777777" w:rsidR="00EC6469" w:rsidRDefault="00EC6469">
      <w:pPr>
        <w:widowControl w:val="0"/>
        <w:pBdr>
          <w:top w:val="nil"/>
          <w:left w:val="nil"/>
          <w:bottom w:val="nil"/>
          <w:right w:val="nil"/>
          <w:between w:val="nil"/>
        </w:pBdr>
        <w:ind w:left="0"/>
      </w:pPr>
    </w:p>
    <w:p w14:paraId="0000080D" w14:textId="77777777" w:rsidR="00EC6469" w:rsidRDefault="001D5FD2">
      <w:r>
        <w:t>[hgs-147]</w:t>
      </w:r>
    </w:p>
    <w:p w14:paraId="0000080E" w14:textId="77777777" w:rsidR="00EC6469" w:rsidRDefault="00EC6469">
      <w:pPr>
        <w:widowControl w:val="0"/>
        <w:pBdr>
          <w:top w:val="nil"/>
          <w:left w:val="nil"/>
          <w:bottom w:val="nil"/>
          <w:right w:val="nil"/>
          <w:between w:val="nil"/>
        </w:pBdr>
        <w:ind w:left="0"/>
      </w:pPr>
    </w:p>
    <w:p w14:paraId="0000080F" w14:textId="77777777" w:rsidR="00EC6469" w:rsidRDefault="001D5FD2">
      <w:r>
        <w:t>Email LIM</w:t>
      </w:r>
    </w:p>
    <w:p w14:paraId="00000810" w14:textId="77777777" w:rsidR="00EC6469" w:rsidRDefault="00EC6469">
      <w:pPr>
        <w:widowControl w:val="0"/>
        <w:pBdr>
          <w:top w:val="nil"/>
          <w:left w:val="nil"/>
          <w:bottom w:val="nil"/>
          <w:right w:val="nil"/>
          <w:between w:val="nil"/>
        </w:pBdr>
        <w:ind w:left="0"/>
      </w:pPr>
    </w:p>
    <w:p w14:paraId="00000811" w14:textId="77777777" w:rsidR="00EC6469" w:rsidRDefault="001D5FD2">
      <w:r>
        <w:t>[hgs-148]</w:t>
      </w:r>
    </w:p>
    <w:p w14:paraId="00000812" w14:textId="77777777" w:rsidR="00EC6469" w:rsidRDefault="00EC6469">
      <w:pPr>
        <w:widowControl w:val="0"/>
        <w:pBdr>
          <w:top w:val="nil"/>
          <w:left w:val="nil"/>
          <w:bottom w:val="nil"/>
          <w:right w:val="nil"/>
          <w:between w:val="nil"/>
        </w:pBdr>
        <w:ind w:left="0"/>
      </w:pPr>
    </w:p>
    <w:p w14:paraId="00000813" w14:textId="77777777" w:rsidR="00EC6469" w:rsidRDefault="001D5FD2">
      <w:r>
        <w:t>Official Website</w:t>
      </w:r>
    </w:p>
    <w:p w14:paraId="00000814" w14:textId="77777777" w:rsidR="00EC6469" w:rsidRDefault="00EC6469">
      <w:pPr>
        <w:widowControl w:val="0"/>
        <w:pBdr>
          <w:top w:val="nil"/>
          <w:left w:val="nil"/>
          <w:bottom w:val="nil"/>
          <w:right w:val="nil"/>
          <w:between w:val="nil"/>
        </w:pBdr>
        <w:ind w:left="0"/>
      </w:pPr>
    </w:p>
    <w:p w14:paraId="00000815" w14:textId="77777777" w:rsidR="00EC6469" w:rsidRDefault="001D5FD2">
      <w:r>
        <w:t>[hgs-149]</w:t>
      </w:r>
    </w:p>
    <w:p w14:paraId="00000816" w14:textId="77777777" w:rsidR="00EC6469" w:rsidRDefault="00EC6469">
      <w:pPr>
        <w:widowControl w:val="0"/>
        <w:pBdr>
          <w:top w:val="nil"/>
          <w:left w:val="nil"/>
          <w:bottom w:val="nil"/>
          <w:right w:val="nil"/>
          <w:between w:val="nil"/>
        </w:pBdr>
        <w:ind w:left="0"/>
      </w:pPr>
    </w:p>
    <w:p w14:paraId="00000817" w14:textId="77777777" w:rsidR="00EC6469" w:rsidRDefault="001D5FD2">
      <w:r>
        <w:t>Brand Guide</w:t>
      </w:r>
    </w:p>
    <w:p w14:paraId="00000818" w14:textId="77777777" w:rsidR="00EC6469" w:rsidRDefault="00EC6469">
      <w:pPr>
        <w:widowControl w:val="0"/>
        <w:pBdr>
          <w:top w:val="nil"/>
          <w:left w:val="nil"/>
          <w:bottom w:val="nil"/>
          <w:right w:val="nil"/>
          <w:between w:val="nil"/>
        </w:pBdr>
        <w:ind w:left="0"/>
      </w:pPr>
    </w:p>
    <w:p w14:paraId="00000819" w14:textId="77777777" w:rsidR="00EC6469" w:rsidRDefault="001D5FD2">
      <w:r>
        <w:t>[hgs-150]</w:t>
      </w:r>
    </w:p>
    <w:p w14:paraId="0000081A" w14:textId="77777777" w:rsidR="00EC6469" w:rsidRDefault="00EC6469">
      <w:pPr>
        <w:widowControl w:val="0"/>
        <w:pBdr>
          <w:top w:val="nil"/>
          <w:left w:val="nil"/>
          <w:bottom w:val="nil"/>
          <w:right w:val="nil"/>
          <w:between w:val="nil"/>
        </w:pBdr>
        <w:ind w:left="0"/>
      </w:pPr>
    </w:p>
    <w:p w14:paraId="0000081B" w14:textId="77777777" w:rsidR="00EC6469" w:rsidRDefault="001D5FD2">
      <w:r>
        <w:t>© 2026 Lutheran Indian Ministries · 501(c)(3) Non-Profit · All Rights Reserved</w:t>
      </w:r>
    </w:p>
    <w:p w14:paraId="0000081C" w14:textId="77777777" w:rsidR="00EC6469" w:rsidRDefault="00EC6469">
      <w:pPr>
        <w:widowControl w:val="0"/>
        <w:pBdr>
          <w:top w:val="nil"/>
          <w:left w:val="nil"/>
          <w:bottom w:val="nil"/>
          <w:right w:val="nil"/>
          <w:between w:val="nil"/>
        </w:pBdr>
        <w:ind w:left="0"/>
      </w:pPr>
    </w:p>
    <w:p w14:paraId="0000081D" w14:textId="77777777" w:rsidR="00EC6469" w:rsidRDefault="001D5FD2">
      <w:pPr>
        <w:pStyle w:val="Heading3"/>
      </w:pPr>
      <w:bookmarkStart w:id="309" w:name="_9gpxhtntodfp" w:colFirst="0" w:colLast="0"/>
      <w:bookmarkEnd w:id="309"/>
      <w:r>
        <w:t>Modal — Reg</w:t>
      </w:r>
    </w:p>
    <w:p w14:paraId="0000081E" w14:textId="77777777" w:rsidR="00EC6469" w:rsidRDefault="001D5FD2">
      <w:r>
        <w:t>[hgs-151]</w:t>
      </w:r>
    </w:p>
    <w:p w14:paraId="0000081F" w14:textId="77777777" w:rsidR="00EC6469" w:rsidRDefault="00EC6469">
      <w:pPr>
        <w:widowControl w:val="0"/>
        <w:pBdr>
          <w:top w:val="nil"/>
          <w:left w:val="nil"/>
          <w:bottom w:val="nil"/>
          <w:right w:val="nil"/>
          <w:between w:val="nil"/>
        </w:pBdr>
        <w:ind w:left="0"/>
      </w:pPr>
    </w:p>
    <w:p w14:paraId="00000820" w14:textId="77777777" w:rsidR="00EC6469" w:rsidRDefault="001D5FD2">
      <w:r>
        <w:t>Free Event Registration</w:t>
      </w:r>
    </w:p>
    <w:p w14:paraId="00000821" w14:textId="77777777" w:rsidR="00EC6469" w:rsidRDefault="00EC6469">
      <w:pPr>
        <w:widowControl w:val="0"/>
        <w:pBdr>
          <w:top w:val="nil"/>
          <w:left w:val="nil"/>
          <w:bottom w:val="nil"/>
          <w:right w:val="nil"/>
          <w:between w:val="nil"/>
        </w:pBdr>
        <w:ind w:left="0"/>
      </w:pPr>
    </w:p>
    <w:p w14:paraId="00000822" w14:textId="77777777" w:rsidR="00EC6469" w:rsidRDefault="001D5FD2">
      <w:r>
        <w:t>[hgs-152]</w:t>
      </w:r>
    </w:p>
    <w:p w14:paraId="00000823" w14:textId="77777777" w:rsidR="00EC6469" w:rsidRDefault="00EC6469">
      <w:pPr>
        <w:widowControl w:val="0"/>
        <w:pBdr>
          <w:top w:val="nil"/>
          <w:left w:val="nil"/>
          <w:bottom w:val="nil"/>
          <w:right w:val="nil"/>
          <w:between w:val="nil"/>
        </w:pBdr>
        <w:ind w:left="0"/>
      </w:pPr>
    </w:p>
    <w:p w14:paraId="00000824" w14:textId="77777777" w:rsidR="00EC6469" w:rsidRDefault="001D5FD2">
      <w:r>
        <w:t>✕</w:t>
      </w:r>
    </w:p>
    <w:p w14:paraId="00000825" w14:textId="77777777" w:rsidR="00EC6469" w:rsidRDefault="00EC6469">
      <w:pPr>
        <w:widowControl w:val="0"/>
        <w:pBdr>
          <w:top w:val="nil"/>
          <w:left w:val="nil"/>
          <w:bottom w:val="nil"/>
          <w:right w:val="nil"/>
          <w:between w:val="nil"/>
        </w:pBdr>
        <w:ind w:left="0"/>
      </w:pPr>
    </w:p>
    <w:p w14:paraId="00000826" w14:textId="77777777" w:rsidR="00EC6469" w:rsidRDefault="001D5FD2">
      <w:r>
        <w:t>[hgs-153]</w:t>
      </w:r>
    </w:p>
    <w:p w14:paraId="00000827" w14:textId="77777777" w:rsidR="00EC6469" w:rsidRDefault="00EC6469">
      <w:pPr>
        <w:widowControl w:val="0"/>
        <w:pBdr>
          <w:top w:val="nil"/>
          <w:left w:val="nil"/>
          <w:bottom w:val="nil"/>
          <w:right w:val="nil"/>
          <w:between w:val="nil"/>
        </w:pBdr>
        <w:ind w:left="0"/>
      </w:pPr>
    </w:p>
    <w:p w14:paraId="00000828" w14:textId="77777777" w:rsidR="00EC6469" w:rsidRDefault="001D5FD2">
      <w:r>
        <w:t>You're Registered!</w:t>
      </w:r>
    </w:p>
    <w:p w14:paraId="00000829" w14:textId="77777777" w:rsidR="00EC6469" w:rsidRDefault="00EC6469">
      <w:pPr>
        <w:widowControl w:val="0"/>
        <w:pBdr>
          <w:top w:val="nil"/>
          <w:left w:val="nil"/>
          <w:bottom w:val="nil"/>
          <w:right w:val="nil"/>
          <w:between w:val="nil"/>
        </w:pBdr>
        <w:ind w:left="0"/>
      </w:pPr>
    </w:p>
    <w:p w14:paraId="0000082A" w14:textId="77777777" w:rsidR="00EC6469" w:rsidRDefault="001D5FD2">
      <w:r>
        <w:t>[hgs-154]</w:t>
      </w:r>
    </w:p>
    <w:p w14:paraId="0000082B" w14:textId="77777777" w:rsidR="00EC6469" w:rsidRDefault="00EC6469">
      <w:pPr>
        <w:widowControl w:val="0"/>
        <w:pBdr>
          <w:top w:val="nil"/>
          <w:left w:val="nil"/>
          <w:bottom w:val="nil"/>
          <w:right w:val="nil"/>
          <w:between w:val="nil"/>
        </w:pBdr>
        <w:ind w:left="0"/>
      </w:pPr>
    </w:p>
    <w:p w14:paraId="0000082C" w14:textId="571BD0AD" w:rsidR="00EC6469" w:rsidRDefault="001D5FD2">
      <w:r>
        <w:t xml:space="preserve">Thank you for signing up. We'll be in touch with confirmation details and — for online sessions — </w:t>
      </w:r>
      <w:r w:rsidR="0022604C">
        <w:t xml:space="preserve">send you a </w:t>
      </w:r>
      <w:r>
        <w:t>Zoom link. Questions? Call (262) 439-5663</w:t>
      </w:r>
    </w:p>
    <w:p w14:paraId="0000082D" w14:textId="77777777" w:rsidR="00EC6469" w:rsidRDefault="00EC6469">
      <w:pPr>
        <w:widowControl w:val="0"/>
        <w:pBdr>
          <w:top w:val="nil"/>
          <w:left w:val="nil"/>
          <w:bottom w:val="nil"/>
          <w:right w:val="nil"/>
          <w:between w:val="nil"/>
        </w:pBdr>
        <w:ind w:left="0"/>
      </w:pPr>
    </w:p>
    <w:p w14:paraId="0000082E" w14:textId="77777777" w:rsidR="00EC6469" w:rsidRDefault="001D5FD2">
      <w:r>
        <w:t>[hgs-155]</w:t>
      </w:r>
    </w:p>
    <w:p w14:paraId="0000082F" w14:textId="77777777" w:rsidR="00EC6469" w:rsidRDefault="00EC6469">
      <w:pPr>
        <w:widowControl w:val="0"/>
        <w:pBdr>
          <w:top w:val="nil"/>
          <w:left w:val="nil"/>
          <w:bottom w:val="nil"/>
          <w:right w:val="nil"/>
          <w:between w:val="nil"/>
        </w:pBdr>
        <w:ind w:left="0"/>
      </w:pPr>
    </w:p>
    <w:p w14:paraId="00000830" w14:textId="77777777" w:rsidR="00EC6469" w:rsidRDefault="001D5FD2">
      <w:r>
        <w:t>Close</w:t>
      </w:r>
    </w:p>
    <w:p w14:paraId="00000831" w14:textId="77777777" w:rsidR="00EC6469" w:rsidRDefault="00EC6469">
      <w:pPr>
        <w:widowControl w:val="0"/>
        <w:pBdr>
          <w:top w:val="nil"/>
          <w:left w:val="nil"/>
          <w:bottom w:val="nil"/>
          <w:right w:val="nil"/>
          <w:between w:val="nil"/>
        </w:pBdr>
        <w:ind w:left="0"/>
      </w:pPr>
    </w:p>
    <w:p w14:paraId="00000832" w14:textId="77777777" w:rsidR="00EC6469" w:rsidRDefault="001D5FD2">
      <w:r>
        <w:t>[hgs-156]</w:t>
      </w:r>
    </w:p>
    <w:p w14:paraId="00000833" w14:textId="77777777" w:rsidR="00EC6469" w:rsidRDefault="00EC6469">
      <w:pPr>
        <w:widowControl w:val="0"/>
        <w:pBdr>
          <w:top w:val="nil"/>
          <w:left w:val="nil"/>
          <w:bottom w:val="nil"/>
          <w:right w:val="nil"/>
          <w:between w:val="nil"/>
        </w:pBdr>
        <w:ind w:left="0"/>
      </w:pPr>
    </w:p>
    <w:p w14:paraId="00000834" w14:textId="77777777" w:rsidR="00EC6469" w:rsidRDefault="001D5FD2">
      <w:r>
        <w:t>Your Information</w:t>
      </w:r>
    </w:p>
    <w:p w14:paraId="00000835" w14:textId="77777777" w:rsidR="00EC6469" w:rsidRDefault="00EC6469">
      <w:pPr>
        <w:widowControl w:val="0"/>
        <w:pBdr>
          <w:top w:val="nil"/>
          <w:left w:val="nil"/>
          <w:bottom w:val="nil"/>
          <w:right w:val="nil"/>
          <w:between w:val="nil"/>
        </w:pBdr>
        <w:ind w:left="0"/>
      </w:pPr>
    </w:p>
    <w:p w14:paraId="00000836" w14:textId="77777777" w:rsidR="00EC6469" w:rsidRDefault="001D5FD2">
      <w:r>
        <w:t>[hgs-157]</w:t>
      </w:r>
    </w:p>
    <w:p w14:paraId="00000837" w14:textId="77777777" w:rsidR="00EC6469" w:rsidRDefault="00EC6469">
      <w:pPr>
        <w:widowControl w:val="0"/>
        <w:pBdr>
          <w:top w:val="nil"/>
          <w:left w:val="nil"/>
          <w:bottom w:val="nil"/>
          <w:right w:val="nil"/>
          <w:between w:val="nil"/>
        </w:pBdr>
        <w:ind w:left="0"/>
      </w:pPr>
    </w:p>
    <w:p w14:paraId="00000838" w14:textId="77777777" w:rsidR="00EC6469" w:rsidRDefault="001D5FD2">
      <w:r>
        <w:t>First Name *</w:t>
      </w:r>
    </w:p>
    <w:p w14:paraId="00000839" w14:textId="77777777" w:rsidR="00EC6469" w:rsidRDefault="00EC6469">
      <w:pPr>
        <w:widowControl w:val="0"/>
        <w:pBdr>
          <w:top w:val="nil"/>
          <w:left w:val="nil"/>
          <w:bottom w:val="nil"/>
          <w:right w:val="nil"/>
          <w:between w:val="nil"/>
        </w:pBdr>
        <w:ind w:left="0"/>
      </w:pPr>
    </w:p>
    <w:p w14:paraId="0000083A" w14:textId="77777777" w:rsidR="00EC6469" w:rsidRDefault="001D5FD2">
      <w:r>
        <w:t>[hgs-158]</w:t>
      </w:r>
    </w:p>
    <w:p w14:paraId="0000083B" w14:textId="77777777" w:rsidR="00EC6469" w:rsidRDefault="00EC6469">
      <w:pPr>
        <w:widowControl w:val="0"/>
        <w:pBdr>
          <w:top w:val="nil"/>
          <w:left w:val="nil"/>
          <w:bottom w:val="nil"/>
          <w:right w:val="nil"/>
          <w:between w:val="nil"/>
        </w:pBdr>
        <w:ind w:left="0"/>
      </w:pPr>
    </w:p>
    <w:p w14:paraId="0000083C" w14:textId="77777777" w:rsidR="00EC6469" w:rsidRDefault="001D5FD2">
      <w:r>
        <w:t>First</w:t>
      </w:r>
    </w:p>
    <w:p w14:paraId="0000083D" w14:textId="77777777" w:rsidR="00EC6469" w:rsidRDefault="00EC6469">
      <w:pPr>
        <w:widowControl w:val="0"/>
        <w:pBdr>
          <w:top w:val="nil"/>
          <w:left w:val="nil"/>
          <w:bottom w:val="nil"/>
          <w:right w:val="nil"/>
          <w:between w:val="nil"/>
        </w:pBdr>
        <w:ind w:left="0"/>
      </w:pPr>
    </w:p>
    <w:p w14:paraId="0000083E" w14:textId="77777777" w:rsidR="00EC6469" w:rsidRDefault="001D5FD2">
      <w:r>
        <w:t>[hgs-159]</w:t>
      </w:r>
    </w:p>
    <w:p w14:paraId="0000083F" w14:textId="77777777" w:rsidR="00EC6469" w:rsidRDefault="00EC6469">
      <w:pPr>
        <w:widowControl w:val="0"/>
        <w:pBdr>
          <w:top w:val="nil"/>
          <w:left w:val="nil"/>
          <w:bottom w:val="nil"/>
          <w:right w:val="nil"/>
          <w:between w:val="nil"/>
        </w:pBdr>
        <w:ind w:left="0"/>
      </w:pPr>
    </w:p>
    <w:p w14:paraId="00000840" w14:textId="77777777" w:rsidR="00EC6469" w:rsidRDefault="001D5FD2">
      <w:r>
        <w:t>Last Name *</w:t>
      </w:r>
    </w:p>
    <w:p w14:paraId="00000841" w14:textId="77777777" w:rsidR="00EC6469" w:rsidRDefault="00EC6469">
      <w:pPr>
        <w:widowControl w:val="0"/>
        <w:pBdr>
          <w:top w:val="nil"/>
          <w:left w:val="nil"/>
          <w:bottom w:val="nil"/>
          <w:right w:val="nil"/>
          <w:between w:val="nil"/>
        </w:pBdr>
        <w:ind w:left="0"/>
      </w:pPr>
    </w:p>
    <w:p w14:paraId="00000842" w14:textId="77777777" w:rsidR="00EC6469" w:rsidRDefault="001D5FD2">
      <w:r>
        <w:t>[hgs-160]</w:t>
      </w:r>
    </w:p>
    <w:p w14:paraId="00000843" w14:textId="77777777" w:rsidR="00EC6469" w:rsidRDefault="00EC6469">
      <w:pPr>
        <w:widowControl w:val="0"/>
        <w:pBdr>
          <w:top w:val="nil"/>
          <w:left w:val="nil"/>
          <w:bottom w:val="nil"/>
          <w:right w:val="nil"/>
          <w:between w:val="nil"/>
        </w:pBdr>
        <w:ind w:left="0"/>
      </w:pPr>
    </w:p>
    <w:p w14:paraId="00000844" w14:textId="77777777" w:rsidR="00EC6469" w:rsidRDefault="001D5FD2">
      <w:r>
        <w:lastRenderedPageBreak/>
        <w:t>Last</w:t>
      </w:r>
    </w:p>
    <w:p w14:paraId="00000845" w14:textId="77777777" w:rsidR="00EC6469" w:rsidRDefault="00EC6469">
      <w:pPr>
        <w:widowControl w:val="0"/>
        <w:pBdr>
          <w:top w:val="nil"/>
          <w:left w:val="nil"/>
          <w:bottom w:val="nil"/>
          <w:right w:val="nil"/>
          <w:between w:val="nil"/>
        </w:pBdr>
        <w:ind w:left="0"/>
      </w:pPr>
    </w:p>
    <w:p w14:paraId="00000846" w14:textId="77777777" w:rsidR="00EC6469" w:rsidRDefault="001D5FD2">
      <w:r>
        <w:t>[hgs-161]</w:t>
      </w:r>
    </w:p>
    <w:p w14:paraId="00000847" w14:textId="77777777" w:rsidR="00EC6469" w:rsidRDefault="00EC6469">
      <w:pPr>
        <w:widowControl w:val="0"/>
        <w:pBdr>
          <w:top w:val="nil"/>
          <w:left w:val="nil"/>
          <w:bottom w:val="nil"/>
          <w:right w:val="nil"/>
          <w:between w:val="nil"/>
        </w:pBdr>
        <w:ind w:left="0"/>
      </w:pPr>
    </w:p>
    <w:p w14:paraId="00000848" w14:textId="77777777" w:rsidR="00EC6469" w:rsidRDefault="001D5FD2">
      <w:r>
        <w:t>Email Address *</w:t>
      </w:r>
    </w:p>
    <w:p w14:paraId="00000849" w14:textId="77777777" w:rsidR="00EC6469" w:rsidRDefault="00EC6469">
      <w:pPr>
        <w:widowControl w:val="0"/>
        <w:pBdr>
          <w:top w:val="nil"/>
          <w:left w:val="nil"/>
          <w:bottom w:val="nil"/>
          <w:right w:val="nil"/>
          <w:between w:val="nil"/>
        </w:pBdr>
        <w:ind w:left="0"/>
      </w:pPr>
    </w:p>
    <w:p w14:paraId="0000084A" w14:textId="77777777" w:rsidR="00EC6469" w:rsidRDefault="001D5FD2">
      <w:r>
        <w:t>[hgs-162]</w:t>
      </w:r>
    </w:p>
    <w:p w14:paraId="0000084B" w14:textId="77777777" w:rsidR="00EC6469" w:rsidRDefault="00EC6469">
      <w:pPr>
        <w:widowControl w:val="0"/>
        <w:pBdr>
          <w:top w:val="nil"/>
          <w:left w:val="nil"/>
          <w:bottom w:val="nil"/>
          <w:right w:val="nil"/>
          <w:between w:val="nil"/>
        </w:pBdr>
        <w:ind w:left="0"/>
      </w:pPr>
    </w:p>
    <w:p w14:paraId="0000084C" w14:textId="77777777" w:rsidR="00EC6469" w:rsidRDefault="00000000">
      <w:hyperlink r:id="rId12">
        <w:r w:rsidR="00EC6469">
          <w:rPr>
            <w:color w:val="1155CC"/>
            <w:u w:val="single"/>
          </w:rPr>
          <w:t>you@example.com</w:t>
        </w:r>
      </w:hyperlink>
    </w:p>
    <w:p w14:paraId="0000084D" w14:textId="77777777" w:rsidR="00EC6469" w:rsidRDefault="00EC6469">
      <w:pPr>
        <w:widowControl w:val="0"/>
        <w:pBdr>
          <w:top w:val="nil"/>
          <w:left w:val="nil"/>
          <w:bottom w:val="nil"/>
          <w:right w:val="nil"/>
          <w:between w:val="nil"/>
        </w:pBdr>
        <w:ind w:left="0"/>
      </w:pPr>
    </w:p>
    <w:p w14:paraId="0000084E" w14:textId="77777777" w:rsidR="00EC6469" w:rsidRDefault="001D5FD2">
      <w:r>
        <w:t>[hgs-163]</w:t>
      </w:r>
    </w:p>
    <w:p w14:paraId="0000084F" w14:textId="77777777" w:rsidR="00EC6469" w:rsidRDefault="00EC6469">
      <w:pPr>
        <w:widowControl w:val="0"/>
        <w:pBdr>
          <w:top w:val="nil"/>
          <w:left w:val="nil"/>
          <w:bottom w:val="nil"/>
          <w:right w:val="nil"/>
          <w:between w:val="nil"/>
        </w:pBdr>
        <w:ind w:left="0"/>
      </w:pPr>
    </w:p>
    <w:p w14:paraId="00000850" w14:textId="77777777" w:rsidR="00EC6469" w:rsidRDefault="001D5FD2">
      <w:r>
        <w:t>Cell Phone *</w:t>
      </w:r>
    </w:p>
    <w:p w14:paraId="00000851" w14:textId="77777777" w:rsidR="00EC6469" w:rsidRDefault="00EC6469">
      <w:pPr>
        <w:widowControl w:val="0"/>
        <w:pBdr>
          <w:top w:val="nil"/>
          <w:left w:val="nil"/>
          <w:bottom w:val="nil"/>
          <w:right w:val="nil"/>
          <w:between w:val="nil"/>
        </w:pBdr>
        <w:ind w:left="0"/>
      </w:pPr>
    </w:p>
    <w:p w14:paraId="00000852" w14:textId="77777777" w:rsidR="00EC6469" w:rsidRDefault="001D5FD2">
      <w:r>
        <w:t>[hgs-164]</w:t>
      </w:r>
    </w:p>
    <w:p w14:paraId="00000853" w14:textId="77777777" w:rsidR="00EC6469" w:rsidRDefault="00EC6469">
      <w:pPr>
        <w:widowControl w:val="0"/>
        <w:pBdr>
          <w:top w:val="nil"/>
          <w:left w:val="nil"/>
          <w:bottom w:val="nil"/>
          <w:right w:val="nil"/>
          <w:between w:val="nil"/>
        </w:pBdr>
        <w:ind w:left="0"/>
      </w:pPr>
    </w:p>
    <w:p w14:paraId="00000854" w14:textId="77777777" w:rsidR="00EC6469" w:rsidRDefault="001D5FD2">
      <w:r>
        <w:t>(__</w:t>
      </w:r>
      <w:r>
        <w:rPr>
          <w:i/>
          <w:iCs/>
        </w:rPr>
        <w:t xml:space="preserve">) </w:t>
      </w:r>
      <w:r>
        <w:rPr>
          <w:b/>
          <w:bCs/>
          <w:i/>
          <w:iCs/>
        </w:rPr>
        <w:t>-</w:t>
      </w:r>
    </w:p>
    <w:p w14:paraId="00000855" w14:textId="77777777" w:rsidR="00EC6469" w:rsidRDefault="00EC6469">
      <w:pPr>
        <w:widowControl w:val="0"/>
        <w:pBdr>
          <w:top w:val="nil"/>
          <w:left w:val="nil"/>
          <w:bottom w:val="nil"/>
          <w:right w:val="nil"/>
          <w:between w:val="nil"/>
        </w:pBdr>
        <w:ind w:left="0"/>
      </w:pPr>
    </w:p>
    <w:p w14:paraId="00000856" w14:textId="77777777" w:rsidR="00EC6469" w:rsidRDefault="001D5FD2">
      <w:r>
        <w:t>[hgs-165]</w:t>
      </w:r>
    </w:p>
    <w:p w14:paraId="00000857" w14:textId="77777777" w:rsidR="00EC6469" w:rsidRDefault="00EC6469">
      <w:pPr>
        <w:widowControl w:val="0"/>
        <w:pBdr>
          <w:top w:val="nil"/>
          <w:left w:val="nil"/>
          <w:bottom w:val="nil"/>
          <w:right w:val="nil"/>
          <w:between w:val="nil"/>
        </w:pBdr>
        <w:ind w:left="0"/>
      </w:pPr>
    </w:p>
    <w:p w14:paraId="00000858" w14:textId="77777777" w:rsidR="00EC6469" w:rsidRDefault="001D5FD2">
      <w:r>
        <w:t>Age (optional)</w:t>
      </w:r>
    </w:p>
    <w:p w14:paraId="00000859" w14:textId="77777777" w:rsidR="00EC6469" w:rsidRDefault="00EC6469">
      <w:pPr>
        <w:widowControl w:val="0"/>
        <w:pBdr>
          <w:top w:val="nil"/>
          <w:left w:val="nil"/>
          <w:bottom w:val="nil"/>
          <w:right w:val="nil"/>
          <w:between w:val="nil"/>
        </w:pBdr>
        <w:ind w:left="0"/>
      </w:pPr>
    </w:p>
    <w:p w14:paraId="0000085A" w14:textId="77777777" w:rsidR="00EC6469" w:rsidRDefault="001D5FD2">
      <w:r>
        <w:t>[hgs-166]</w:t>
      </w:r>
    </w:p>
    <w:p w14:paraId="0000085B" w14:textId="77777777" w:rsidR="00EC6469" w:rsidRDefault="00EC6469">
      <w:pPr>
        <w:widowControl w:val="0"/>
        <w:pBdr>
          <w:top w:val="nil"/>
          <w:left w:val="nil"/>
          <w:bottom w:val="nil"/>
          <w:right w:val="nil"/>
          <w:between w:val="nil"/>
        </w:pBdr>
        <w:ind w:left="0"/>
      </w:pPr>
    </w:p>
    <w:p w14:paraId="0000085C" w14:textId="77777777" w:rsidR="00EC6469" w:rsidRDefault="001D5FD2">
      <w:r>
        <w:t>Age</w:t>
      </w:r>
    </w:p>
    <w:p w14:paraId="0000085D" w14:textId="77777777" w:rsidR="00EC6469" w:rsidRDefault="00EC6469">
      <w:pPr>
        <w:widowControl w:val="0"/>
        <w:pBdr>
          <w:top w:val="nil"/>
          <w:left w:val="nil"/>
          <w:bottom w:val="nil"/>
          <w:right w:val="nil"/>
          <w:between w:val="nil"/>
        </w:pBdr>
        <w:ind w:left="0"/>
      </w:pPr>
    </w:p>
    <w:p w14:paraId="0000085E" w14:textId="77777777" w:rsidR="00EC6469" w:rsidRDefault="001D5FD2">
      <w:r>
        <w:t>[hgs-167]</w:t>
      </w:r>
    </w:p>
    <w:p w14:paraId="0000085F" w14:textId="77777777" w:rsidR="00EC6469" w:rsidRDefault="00EC6469">
      <w:pPr>
        <w:widowControl w:val="0"/>
        <w:pBdr>
          <w:top w:val="nil"/>
          <w:left w:val="nil"/>
          <w:bottom w:val="nil"/>
          <w:right w:val="nil"/>
          <w:between w:val="nil"/>
        </w:pBdr>
        <w:ind w:left="0"/>
      </w:pPr>
    </w:p>
    <w:p w14:paraId="00000860" w14:textId="77777777" w:rsidR="00EC6469" w:rsidRDefault="001D5FD2">
      <w:r>
        <w:t>Gender (optional)</w:t>
      </w:r>
    </w:p>
    <w:p w14:paraId="00000861" w14:textId="77777777" w:rsidR="00EC6469" w:rsidRDefault="00EC6469">
      <w:pPr>
        <w:widowControl w:val="0"/>
        <w:pBdr>
          <w:top w:val="nil"/>
          <w:left w:val="nil"/>
          <w:bottom w:val="nil"/>
          <w:right w:val="nil"/>
          <w:between w:val="nil"/>
        </w:pBdr>
        <w:ind w:left="0"/>
      </w:pPr>
    </w:p>
    <w:p w14:paraId="00000862" w14:textId="77777777" w:rsidR="00EC6469" w:rsidRDefault="001D5FD2">
      <w:r>
        <w:t>[hgs-168]</w:t>
      </w:r>
    </w:p>
    <w:p w14:paraId="00000863" w14:textId="77777777" w:rsidR="00EC6469" w:rsidRDefault="00EC6469">
      <w:pPr>
        <w:widowControl w:val="0"/>
        <w:pBdr>
          <w:top w:val="nil"/>
          <w:left w:val="nil"/>
          <w:bottom w:val="nil"/>
          <w:right w:val="nil"/>
          <w:between w:val="nil"/>
        </w:pBdr>
        <w:ind w:left="0"/>
      </w:pPr>
    </w:p>
    <w:p w14:paraId="00000864" w14:textId="77777777" w:rsidR="00EC6469" w:rsidRDefault="001D5FD2">
      <w:r>
        <w:t>Male</w:t>
      </w:r>
    </w:p>
    <w:p w14:paraId="00000865" w14:textId="77777777" w:rsidR="00EC6469" w:rsidRDefault="00EC6469">
      <w:pPr>
        <w:widowControl w:val="0"/>
        <w:pBdr>
          <w:top w:val="nil"/>
          <w:left w:val="nil"/>
          <w:bottom w:val="nil"/>
          <w:right w:val="nil"/>
          <w:between w:val="nil"/>
        </w:pBdr>
        <w:ind w:left="0"/>
      </w:pPr>
    </w:p>
    <w:p w14:paraId="00000866" w14:textId="77777777" w:rsidR="00EC6469" w:rsidRDefault="001D5FD2">
      <w:r>
        <w:t>[hgs-169]</w:t>
      </w:r>
    </w:p>
    <w:p w14:paraId="00000867" w14:textId="77777777" w:rsidR="00EC6469" w:rsidRDefault="00EC6469">
      <w:pPr>
        <w:widowControl w:val="0"/>
        <w:pBdr>
          <w:top w:val="nil"/>
          <w:left w:val="nil"/>
          <w:bottom w:val="nil"/>
          <w:right w:val="nil"/>
          <w:between w:val="nil"/>
        </w:pBdr>
        <w:ind w:left="0"/>
      </w:pPr>
    </w:p>
    <w:p w14:paraId="00000868" w14:textId="77777777" w:rsidR="00EC6469" w:rsidRDefault="001D5FD2">
      <w:r>
        <w:t>Female</w:t>
      </w:r>
    </w:p>
    <w:p w14:paraId="00000869" w14:textId="77777777" w:rsidR="00EC6469" w:rsidRDefault="00EC6469">
      <w:pPr>
        <w:widowControl w:val="0"/>
        <w:pBdr>
          <w:top w:val="nil"/>
          <w:left w:val="nil"/>
          <w:bottom w:val="nil"/>
          <w:right w:val="nil"/>
          <w:between w:val="nil"/>
        </w:pBdr>
        <w:ind w:left="0"/>
      </w:pPr>
    </w:p>
    <w:p w14:paraId="0000086A" w14:textId="77777777" w:rsidR="00EC6469" w:rsidRDefault="001D5FD2">
      <w:r>
        <w:t>[hgs-170]</w:t>
      </w:r>
    </w:p>
    <w:p w14:paraId="0000086B" w14:textId="77777777" w:rsidR="00EC6469" w:rsidRDefault="00EC6469">
      <w:pPr>
        <w:widowControl w:val="0"/>
        <w:pBdr>
          <w:top w:val="nil"/>
          <w:left w:val="nil"/>
          <w:bottom w:val="nil"/>
          <w:right w:val="nil"/>
          <w:between w:val="nil"/>
        </w:pBdr>
        <w:ind w:left="0"/>
      </w:pPr>
    </w:p>
    <w:p w14:paraId="0000086C" w14:textId="77777777" w:rsidR="00EC6469" w:rsidRDefault="001D5FD2">
      <w:r>
        <w:t>Other</w:t>
      </w:r>
    </w:p>
    <w:p w14:paraId="0000086D" w14:textId="77777777" w:rsidR="00EC6469" w:rsidRDefault="00EC6469">
      <w:pPr>
        <w:widowControl w:val="0"/>
        <w:pBdr>
          <w:top w:val="nil"/>
          <w:left w:val="nil"/>
          <w:bottom w:val="nil"/>
          <w:right w:val="nil"/>
          <w:between w:val="nil"/>
        </w:pBdr>
        <w:ind w:left="0"/>
      </w:pPr>
    </w:p>
    <w:p w14:paraId="0000086E" w14:textId="77777777" w:rsidR="00EC6469" w:rsidRDefault="001D5FD2">
      <w:r>
        <w:t>[hgs-171]</w:t>
      </w:r>
    </w:p>
    <w:p w14:paraId="0000086F" w14:textId="77777777" w:rsidR="00EC6469" w:rsidRDefault="00EC6469">
      <w:pPr>
        <w:widowControl w:val="0"/>
        <w:pBdr>
          <w:top w:val="nil"/>
          <w:left w:val="nil"/>
          <w:bottom w:val="nil"/>
          <w:right w:val="nil"/>
          <w:between w:val="nil"/>
        </w:pBdr>
        <w:ind w:left="0"/>
      </w:pPr>
    </w:p>
    <w:p w14:paraId="00000870" w14:textId="77777777" w:rsidR="00EC6469" w:rsidRDefault="001D5FD2">
      <w:r>
        <w:t>Home Address</w:t>
      </w:r>
    </w:p>
    <w:p w14:paraId="00000871" w14:textId="77777777" w:rsidR="00EC6469" w:rsidRDefault="00EC6469">
      <w:pPr>
        <w:widowControl w:val="0"/>
        <w:pBdr>
          <w:top w:val="nil"/>
          <w:left w:val="nil"/>
          <w:bottom w:val="nil"/>
          <w:right w:val="nil"/>
          <w:between w:val="nil"/>
        </w:pBdr>
        <w:ind w:left="0"/>
      </w:pPr>
    </w:p>
    <w:p w14:paraId="00000872" w14:textId="77777777" w:rsidR="00EC6469" w:rsidRDefault="001D5FD2">
      <w:r>
        <w:t>[hgs-172]</w:t>
      </w:r>
    </w:p>
    <w:p w14:paraId="00000873" w14:textId="77777777" w:rsidR="00EC6469" w:rsidRDefault="00EC6469">
      <w:pPr>
        <w:widowControl w:val="0"/>
        <w:pBdr>
          <w:top w:val="nil"/>
          <w:left w:val="nil"/>
          <w:bottom w:val="nil"/>
          <w:right w:val="nil"/>
          <w:between w:val="nil"/>
        </w:pBdr>
        <w:ind w:left="0"/>
      </w:pPr>
    </w:p>
    <w:p w14:paraId="00000874" w14:textId="77777777" w:rsidR="00EC6469" w:rsidRDefault="001D5FD2">
      <w:r>
        <w:t>Street Address *</w:t>
      </w:r>
    </w:p>
    <w:p w14:paraId="00000875" w14:textId="77777777" w:rsidR="00EC6469" w:rsidRDefault="00EC6469">
      <w:pPr>
        <w:widowControl w:val="0"/>
        <w:pBdr>
          <w:top w:val="nil"/>
          <w:left w:val="nil"/>
          <w:bottom w:val="nil"/>
          <w:right w:val="nil"/>
          <w:between w:val="nil"/>
        </w:pBdr>
        <w:ind w:left="0"/>
      </w:pPr>
    </w:p>
    <w:p w14:paraId="00000876" w14:textId="77777777" w:rsidR="00EC6469" w:rsidRDefault="001D5FD2">
      <w:r>
        <w:t>[hgs-173]</w:t>
      </w:r>
    </w:p>
    <w:p w14:paraId="00000877" w14:textId="77777777" w:rsidR="00EC6469" w:rsidRDefault="00EC6469">
      <w:pPr>
        <w:widowControl w:val="0"/>
        <w:pBdr>
          <w:top w:val="nil"/>
          <w:left w:val="nil"/>
          <w:bottom w:val="nil"/>
          <w:right w:val="nil"/>
          <w:between w:val="nil"/>
        </w:pBdr>
        <w:ind w:left="0"/>
      </w:pPr>
    </w:p>
    <w:p w14:paraId="00000878" w14:textId="77777777" w:rsidR="00EC6469" w:rsidRDefault="001D5FD2">
      <w:r>
        <w:t>Street address</w:t>
      </w:r>
    </w:p>
    <w:p w14:paraId="00000879" w14:textId="77777777" w:rsidR="00EC6469" w:rsidRDefault="00EC6469">
      <w:pPr>
        <w:widowControl w:val="0"/>
        <w:pBdr>
          <w:top w:val="nil"/>
          <w:left w:val="nil"/>
          <w:bottom w:val="nil"/>
          <w:right w:val="nil"/>
          <w:between w:val="nil"/>
        </w:pBdr>
        <w:ind w:left="0"/>
      </w:pPr>
    </w:p>
    <w:p w14:paraId="0000087A" w14:textId="77777777" w:rsidR="00EC6469" w:rsidRDefault="001D5FD2">
      <w:r>
        <w:t>[hgs-174]</w:t>
      </w:r>
    </w:p>
    <w:p w14:paraId="0000087B" w14:textId="77777777" w:rsidR="00EC6469" w:rsidRDefault="00EC6469">
      <w:pPr>
        <w:widowControl w:val="0"/>
        <w:pBdr>
          <w:top w:val="nil"/>
          <w:left w:val="nil"/>
          <w:bottom w:val="nil"/>
          <w:right w:val="nil"/>
          <w:between w:val="nil"/>
        </w:pBdr>
        <w:ind w:left="0"/>
      </w:pPr>
    </w:p>
    <w:p w14:paraId="0000087C" w14:textId="77777777" w:rsidR="00EC6469" w:rsidRDefault="001D5FD2">
      <w:r>
        <w:t>Apt / Suite (optional)</w:t>
      </w:r>
    </w:p>
    <w:p w14:paraId="0000087D" w14:textId="77777777" w:rsidR="00EC6469" w:rsidRDefault="00EC6469">
      <w:pPr>
        <w:widowControl w:val="0"/>
        <w:pBdr>
          <w:top w:val="nil"/>
          <w:left w:val="nil"/>
          <w:bottom w:val="nil"/>
          <w:right w:val="nil"/>
          <w:between w:val="nil"/>
        </w:pBdr>
        <w:ind w:left="0"/>
      </w:pPr>
    </w:p>
    <w:p w14:paraId="0000087E" w14:textId="77777777" w:rsidR="00EC6469" w:rsidRDefault="001D5FD2">
      <w:r>
        <w:t>[hgs-175]</w:t>
      </w:r>
    </w:p>
    <w:p w14:paraId="0000087F" w14:textId="77777777" w:rsidR="00EC6469" w:rsidRDefault="00EC6469">
      <w:pPr>
        <w:widowControl w:val="0"/>
        <w:pBdr>
          <w:top w:val="nil"/>
          <w:left w:val="nil"/>
          <w:bottom w:val="nil"/>
          <w:right w:val="nil"/>
          <w:between w:val="nil"/>
        </w:pBdr>
        <w:ind w:left="0"/>
      </w:pPr>
    </w:p>
    <w:p w14:paraId="00000880" w14:textId="77777777" w:rsidR="00EC6469" w:rsidRDefault="001D5FD2">
      <w:r>
        <w:t>Apt, suite, etc.</w:t>
      </w:r>
    </w:p>
    <w:p w14:paraId="00000881" w14:textId="77777777" w:rsidR="00EC6469" w:rsidRDefault="00EC6469">
      <w:pPr>
        <w:widowControl w:val="0"/>
        <w:pBdr>
          <w:top w:val="nil"/>
          <w:left w:val="nil"/>
          <w:bottom w:val="nil"/>
          <w:right w:val="nil"/>
          <w:between w:val="nil"/>
        </w:pBdr>
        <w:ind w:left="0"/>
      </w:pPr>
    </w:p>
    <w:p w14:paraId="00000882" w14:textId="77777777" w:rsidR="00EC6469" w:rsidRDefault="001D5FD2">
      <w:r>
        <w:t>[hgs-176]</w:t>
      </w:r>
    </w:p>
    <w:p w14:paraId="00000883" w14:textId="77777777" w:rsidR="00EC6469" w:rsidRDefault="00EC6469">
      <w:pPr>
        <w:widowControl w:val="0"/>
        <w:pBdr>
          <w:top w:val="nil"/>
          <w:left w:val="nil"/>
          <w:bottom w:val="nil"/>
          <w:right w:val="nil"/>
          <w:between w:val="nil"/>
        </w:pBdr>
        <w:ind w:left="0"/>
      </w:pPr>
    </w:p>
    <w:p w14:paraId="00000884" w14:textId="77777777" w:rsidR="00EC6469" w:rsidRDefault="001D5FD2">
      <w:r>
        <w:t>City *</w:t>
      </w:r>
    </w:p>
    <w:p w14:paraId="00000885" w14:textId="77777777" w:rsidR="00EC6469" w:rsidRDefault="00EC6469">
      <w:pPr>
        <w:widowControl w:val="0"/>
        <w:pBdr>
          <w:top w:val="nil"/>
          <w:left w:val="nil"/>
          <w:bottom w:val="nil"/>
          <w:right w:val="nil"/>
          <w:between w:val="nil"/>
        </w:pBdr>
        <w:ind w:left="0"/>
      </w:pPr>
    </w:p>
    <w:p w14:paraId="00000886" w14:textId="77777777" w:rsidR="00EC6469" w:rsidRDefault="001D5FD2">
      <w:r>
        <w:t>[hgs-177]</w:t>
      </w:r>
    </w:p>
    <w:p w14:paraId="00000887" w14:textId="77777777" w:rsidR="00EC6469" w:rsidRDefault="00EC6469">
      <w:pPr>
        <w:widowControl w:val="0"/>
        <w:pBdr>
          <w:top w:val="nil"/>
          <w:left w:val="nil"/>
          <w:bottom w:val="nil"/>
          <w:right w:val="nil"/>
          <w:between w:val="nil"/>
        </w:pBdr>
        <w:ind w:left="0"/>
      </w:pPr>
    </w:p>
    <w:p w14:paraId="00000888" w14:textId="77777777" w:rsidR="00EC6469" w:rsidRDefault="001D5FD2">
      <w:r>
        <w:t>City</w:t>
      </w:r>
    </w:p>
    <w:p w14:paraId="00000889" w14:textId="77777777" w:rsidR="00EC6469" w:rsidRDefault="00EC6469">
      <w:pPr>
        <w:widowControl w:val="0"/>
        <w:pBdr>
          <w:top w:val="nil"/>
          <w:left w:val="nil"/>
          <w:bottom w:val="nil"/>
          <w:right w:val="nil"/>
          <w:between w:val="nil"/>
        </w:pBdr>
        <w:ind w:left="0"/>
      </w:pPr>
    </w:p>
    <w:p w14:paraId="0000088A" w14:textId="77777777" w:rsidR="00EC6469" w:rsidRDefault="001D5FD2">
      <w:r>
        <w:lastRenderedPageBreak/>
        <w:t>[hgs-178]</w:t>
      </w:r>
    </w:p>
    <w:p w14:paraId="0000088B" w14:textId="77777777" w:rsidR="00EC6469" w:rsidRDefault="00EC6469">
      <w:pPr>
        <w:widowControl w:val="0"/>
        <w:pBdr>
          <w:top w:val="nil"/>
          <w:left w:val="nil"/>
          <w:bottom w:val="nil"/>
          <w:right w:val="nil"/>
          <w:between w:val="nil"/>
        </w:pBdr>
        <w:ind w:left="0"/>
      </w:pPr>
    </w:p>
    <w:p w14:paraId="0000088C" w14:textId="77777777" w:rsidR="00EC6469" w:rsidRDefault="001D5FD2">
      <w:r>
        <w:t>State *</w:t>
      </w:r>
    </w:p>
    <w:p w14:paraId="0000088D" w14:textId="77777777" w:rsidR="00EC6469" w:rsidRDefault="00EC6469">
      <w:pPr>
        <w:widowControl w:val="0"/>
        <w:pBdr>
          <w:top w:val="nil"/>
          <w:left w:val="nil"/>
          <w:bottom w:val="nil"/>
          <w:right w:val="nil"/>
          <w:between w:val="nil"/>
        </w:pBdr>
        <w:ind w:left="0"/>
      </w:pPr>
    </w:p>
    <w:p w14:paraId="0000088E" w14:textId="77777777" w:rsidR="00EC6469" w:rsidRDefault="001D5FD2">
      <w:r>
        <w:t>[hgs-179]</w:t>
      </w:r>
    </w:p>
    <w:p w14:paraId="0000088F" w14:textId="77777777" w:rsidR="00EC6469" w:rsidRDefault="00EC6469">
      <w:pPr>
        <w:widowControl w:val="0"/>
        <w:pBdr>
          <w:top w:val="nil"/>
          <w:left w:val="nil"/>
          <w:bottom w:val="nil"/>
          <w:right w:val="nil"/>
          <w:between w:val="nil"/>
        </w:pBdr>
        <w:ind w:left="0"/>
      </w:pPr>
    </w:p>
    <w:p w14:paraId="00000890" w14:textId="77777777" w:rsidR="00EC6469" w:rsidRDefault="001D5FD2">
      <w:r>
        <w:t>ST</w:t>
      </w:r>
    </w:p>
    <w:p w14:paraId="00000891" w14:textId="77777777" w:rsidR="00EC6469" w:rsidRDefault="00EC6469">
      <w:pPr>
        <w:widowControl w:val="0"/>
        <w:pBdr>
          <w:top w:val="nil"/>
          <w:left w:val="nil"/>
          <w:bottom w:val="nil"/>
          <w:right w:val="nil"/>
          <w:between w:val="nil"/>
        </w:pBdr>
        <w:ind w:left="0"/>
      </w:pPr>
    </w:p>
    <w:p w14:paraId="00000892" w14:textId="77777777" w:rsidR="00EC6469" w:rsidRDefault="001D5FD2">
      <w:r>
        <w:t>[hgs-180]</w:t>
      </w:r>
    </w:p>
    <w:p w14:paraId="00000893" w14:textId="77777777" w:rsidR="00EC6469" w:rsidRDefault="00EC6469">
      <w:pPr>
        <w:widowControl w:val="0"/>
        <w:pBdr>
          <w:top w:val="nil"/>
          <w:left w:val="nil"/>
          <w:bottom w:val="nil"/>
          <w:right w:val="nil"/>
          <w:between w:val="nil"/>
        </w:pBdr>
        <w:ind w:left="0"/>
      </w:pPr>
    </w:p>
    <w:p w14:paraId="00000894" w14:textId="77777777" w:rsidR="00EC6469" w:rsidRDefault="001D5FD2">
      <w:r>
        <w:t>ZIP Code *</w:t>
      </w:r>
    </w:p>
    <w:p w14:paraId="00000895" w14:textId="77777777" w:rsidR="00EC6469" w:rsidRDefault="00EC6469">
      <w:pPr>
        <w:widowControl w:val="0"/>
        <w:pBdr>
          <w:top w:val="nil"/>
          <w:left w:val="nil"/>
          <w:bottom w:val="nil"/>
          <w:right w:val="nil"/>
          <w:between w:val="nil"/>
        </w:pBdr>
        <w:ind w:left="0"/>
      </w:pPr>
    </w:p>
    <w:p w14:paraId="00000896" w14:textId="77777777" w:rsidR="00EC6469" w:rsidRDefault="001D5FD2">
      <w:r>
        <w:t>[hgs-181]</w:t>
      </w:r>
    </w:p>
    <w:p w14:paraId="00000897" w14:textId="77777777" w:rsidR="00EC6469" w:rsidRDefault="00EC6469">
      <w:pPr>
        <w:widowControl w:val="0"/>
        <w:pBdr>
          <w:top w:val="nil"/>
          <w:left w:val="nil"/>
          <w:bottom w:val="nil"/>
          <w:right w:val="nil"/>
          <w:between w:val="nil"/>
        </w:pBdr>
        <w:ind w:left="0"/>
      </w:pPr>
    </w:p>
    <w:p w14:paraId="00000898" w14:textId="77777777" w:rsidR="00EC6469" w:rsidRDefault="001D5FD2">
      <w:r>
        <w:t>ZIP</w:t>
      </w:r>
    </w:p>
    <w:p w14:paraId="00000899" w14:textId="77777777" w:rsidR="00EC6469" w:rsidRDefault="00EC6469">
      <w:pPr>
        <w:widowControl w:val="0"/>
        <w:pBdr>
          <w:top w:val="nil"/>
          <w:left w:val="nil"/>
          <w:bottom w:val="nil"/>
          <w:right w:val="nil"/>
          <w:between w:val="nil"/>
        </w:pBdr>
        <w:ind w:left="0"/>
      </w:pPr>
    </w:p>
    <w:p w14:paraId="0000089A" w14:textId="77777777" w:rsidR="00EC6469" w:rsidRDefault="001D5FD2">
      <w:r>
        <w:t>[hgs-182]</w:t>
      </w:r>
    </w:p>
    <w:p w14:paraId="0000089B" w14:textId="77777777" w:rsidR="00EC6469" w:rsidRDefault="00EC6469">
      <w:pPr>
        <w:widowControl w:val="0"/>
        <w:pBdr>
          <w:top w:val="nil"/>
          <w:left w:val="nil"/>
          <w:bottom w:val="nil"/>
          <w:right w:val="nil"/>
          <w:between w:val="nil"/>
        </w:pBdr>
        <w:ind w:left="0"/>
      </w:pPr>
    </w:p>
    <w:p w14:paraId="0000089C" w14:textId="77777777" w:rsidR="00EC6469" w:rsidRDefault="001D5FD2">
      <w:r>
        <w:t>Country</w:t>
      </w:r>
    </w:p>
    <w:p w14:paraId="0000089D" w14:textId="77777777" w:rsidR="00EC6469" w:rsidRDefault="00EC6469">
      <w:pPr>
        <w:widowControl w:val="0"/>
        <w:pBdr>
          <w:top w:val="nil"/>
          <w:left w:val="nil"/>
          <w:bottom w:val="nil"/>
          <w:right w:val="nil"/>
          <w:between w:val="nil"/>
        </w:pBdr>
        <w:ind w:left="0"/>
      </w:pPr>
    </w:p>
    <w:p w14:paraId="0000089E" w14:textId="77777777" w:rsidR="00EC6469" w:rsidRDefault="001D5FD2">
      <w:r>
        <w:t>[hgs-183]</w:t>
      </w:r>
    </w:p>
    <w:p w14:paraId="0000089F" w14:textId="77777777" w:rsidR="00EC6469" w:rsidRDefault="00EC6469">
      <w:pPr>
        <w:widowControl w:val="0"/>
        <w:pBdr>
          <w:top w:val="nil"/>
          <w:left w:val="nil"/>
          <w:bottom w:val="nil"/>
          <w:right w:val="nil"/>
          <w:between w:val="nil"/>
        </w:pBdr>
        <w:ind w:left="0"/>
      </w:pPr>
    </w:p>
    <w:p w14:paraId="000008A0" w14:textId="77777777" w:rsidR="00EC6469" w:rsidRDefault="001D5FD2">
      <w:r>
        <w:t>United States</w:t>
      </w:r>
    </w:p>
    <w:p w14:paraId="000008A1" w14:textId="77777777" w:rsidR="00EC6469" w:rsidRDefault="00EC6469">
      <w:pPr>
        <w:widowControl w:val="0"/>
        <w:pBdr>
          <w:top w:val="nil"/>
          <w:left w:val="nil"/>
          <w:bottom w:val="nil"/>
          <w:right w:val="nil"/>
          <w:between w:val="nil"/>
        </w:pBdr>
        <w:ind w:left="0"/>
      </w:pPr>
    </w:p>
    <w:p w14:paraId="000008A2" w14:textId="77777777" w:rsidR="00EC6469" w:rsidRDefault="001D5FD2">
      <w:r>
        <w:t>[hgs-184]</w:t>
      </w:r>
    </w:p>
    <w:p w14:paraId="000008A3" w14:textId="77777777" w:rsidR="00EC6469" w:rsidRDefault="00EC6469">
      <w:pPr>
        <w:widowControl w:val="0"/>
        <w:pBdr>
          <w:top w:val="nil"/>
          <w:left w:val="nil"/>
          <w:bottom w:val="nil"/>
          <w:right w:val="nil"/>
          <w:between w:val="nil"/>
        </w:pBdr>
        <w:ind w:left="0"/>
      </w:pPr>
    </w:p>
    <w:p w14:paraId="000008A4" w14:textId="77777777" w:rsidR="00EC6469" w:rsidRDefault="001D5FD2">
      <w:r>
        <w:t>Canada</w:t>
      </w:r>
    </w:p>
    <w:p w14:paraId="000008A5" w14:textId="77777777" w:rsidR="00EC6469" w:rsidRDefault="00EC6469">
      <w:pPr>
        <w:widowControl w:val="0"/>
        <w:pBdr>
          <w:top w:val="nil"/>
          <w:left w:val="nil"/>
          <w:bottom w:val="nil"/>
          <w:right w:val="nil"/>
          <w:between w:val="nil"/>
        </w:pBdr>
        <w:ind w:left="0"/>
      </w:pPr>
    </w:p>
    <w:p w14:paraId="000008A6" w14:textId="77777777" w:rsidR="00EC6469" w:rsidRDefault="001D5FD2">
      <w:r>
        <w:t>[hgs-185]</w:t>
      </w:r>
    </w:p>
    <w:p w14:paraId="000008A7" w14:textId="77777777" w:rsidR="00EC6469" w:rsidRDefault="00EC6469">
      <w:pPr>
        <w:widowControl w:val="0"/>
        <w:pBdr>
          <w:top w:val="nil"/>
          <w:left w:val="nil"/>
          <w:bottom w:val="nil"/>
          <w:right w:val="nil"/>
          <w:between w:val="nil"/>
        </w:pBdr>
        <w:ind w:left="0"/>
      </w:pPr>
    </w:p>
    <w:p w14:paraId="000008A8" w14:textId="77777777" w:rsidR="00EC6469" w:rsidRDefault="001D5FD2">
      <w:r>
        <w:t>Other</w:t>
      </w:r>
    </w:p>
    <w:p w14:paraId="000008A9" w14:textId="77777777" w:rsidR="00EC6469" w:rsidRDefault="00EC6469">
      <w:pPr>
        <w:widowControl w:val="0"/>
        <w:pBdr>
          <w:top w:val="nil"/>
          <w:left w:val="nil"/>
          <w:bottom w:val="nil"/>
          <w:right w:val="nil"/>
          <w:between w:val="nil"/>
        </w:pBdr>
        <w:ind w:left="0"/>
      </w:pPr>
    </w:p>
    <w:p w14:paraId="000008AA" w14:textId="77777777" w:rsidR="00EC6469" w:rsidRDefault="001D5FD2">
      <w:r>
        <w:t>[hgs-186]</w:t>
      </w:r>
    </w:p>
    <w:p w14:paraId="000008AB" w14:textId="77777777" w:rsidR="00EC6469" w:rsidRDefault="00EC6469">
      <w:pPr>
        <w:widowControl w:val="0"/>
        <w:pBdr>
          <w:top w:val="nil"/>
          <w:left w:val="nil"/>
          <w:bottom w:val="nil"/>
          <w:right w:val="nil"/>
          <w:between w:val="nil"/>
        </w:pBdr>
        <w:ind w:left="0"/>
      </w:pPr>
    </w:p>
    <w:p w14:paraId="000008AC" w14:textId="77777777" w:rsidR="00EC6469" w:rsidRDefault="001D5FD2">
      <w:r>
        <w:t>Emergency Contact (recommended)</w:t>
      </w:r>
    </w:p>
    <w:p w14:paraId="000008AD" w14:textId="77777777" w:rsidR="00EC6469" w:rsidRDefault="00EC6469">
      <w:pPr>
        <w:widowControl w:val="0"/>
        <w:pBdr>
          <w:top w:val="nil"/>
          <w:left w:val="nil"/>
          <w:bottom w:val="nil"/>
          <w:right w:val="nil"/>
          <w:between w:val="nil"/>
        </w:pBdr>
        <w:ind w:left="0"/>
      </w:pPr>
    </w:p>
    <w:p w14:paraId="000008AE" w14:textId="77777777" w:rsidR="00EC6469" w:rsidRDefault="001D5FD2">
      <w:r>
        <w:t>[hgs-187]</w:t>
      </w:r>
    </w:p>
    <w:p w14:paraId="000008AF" w14:textId="77777777" w:rsidR="00EC6469" w:rsidRDefault="00EC6469">
      <w:pPr>
        <w:widowControl w:val="0"/>
        <w:pBdr>
          <w:top w:val="nil"/>
          <w:left w:val="nil"/>
          <w:bottom w:val="nil"/>
          <w:right w:val="nil"/>
          <w:between w:val="nil"/>
        </w:pBdr>
        <w:ind w:left="0"/>
      </w:pPr>
    </w:p>
    <w:p w14:paraId="000008B0" w14:textId="77777777" w:rsidR="00EC6469" w:rsidRDefault="001D5FD2">
      <w:r>
        <w:t>Contact Name</w:t>
      </w:r>
    </w:p>
    <w:p w14:paraId="000008B1" w14:textId="77777777" w:rsidR="00EC6469" w:rsidRDefault="00EC6469">
      <w:pPr>
        <w:widowControl w:val="0"/>
        <w:pBdr>
          <w:top w:val="nil"/>
          <w:left w:val="nil"/>
          <w:bottom w:val="nil"/>
          <w:right w:val="nil"/>
          <w:between w:val="nil"/>
        </w:pBdr>
        <w:ind w:left="0"/>
      </w:pPr>
    </w:p>
    <w:p w14:paraId="000008B2" w14:textId="77777777" w:rsidR="00EC6469" w:rsidRDefault="001D5FD2">
      <w:r>
        <w:t>[hgs-188]</w:t>
      </w:r>
    </w:p>
    <w:p w14:paraId="000008B3" w14:textId="77777777" w:rsidR="00EC6469" w:rsidRDefault="00EC6469">
      <w:pPr>
        <w:widowControl w:val="0"/>
        <w:pBdr>
          <w:top w:val="nil"/>
          <w:left w:val="nil"/>
          <w:bottom w:val="nil"/>
          <w:right w:val="nil"/>
          <w:between w:val="nil"/>
        </w:pBdr>
        <w:ind w:left="0"/>
      </w:pPr>
    </w:p>
    <w:p w14:paraId="000008B4" w14:textId="77777777" w:rsidR="00EC6469" w:rsidRDefault="001D5FD2">
      <w:r>
        <w:t>Full name</w:t>
      </w:r>
    </w:p>
    <w:p w14:paraId="000008B5" w14:textId="77777777" w:rsidR="00EC6469" w:rsidRDefault="00EC6469">
      <w:pPr>
        <w:widowControl w:val="0"/>
        <w:pBdr>
          <w:top w:val="nil"/>
          <w:left w:val="nil"/>
          <w:bottom w:val="nil"/>
          <w:right w:val="nil"/>
          <w:between w:val="nil"/>
        </w:pBdr>
        <w:ind w:left="0"/>
      </w:pPr>
    </w:p>
    <w:p w14:paraId="000008B6" w14:textId="77777777" w:rsidR="00EC6469" w:rsidRDefault="001D5FD2">
      <w:r>
        <w:t>[hgs-189]</w:t>
      </w:r>
    </w:p>
    <w:p w14:paraId="000008B7" w14:textId="77777777" w:rsidR="00EC6469" w:rsidRDefault="00EC6469">
      <w:pPr>
        <w:widowControl w:val="0"/>
        <w:pBdr>
          <w:top w:val="nil"/>
          <w:left w:val="nil"/>
          <w:bottom w:val="nil"/>
          <w:right w:val="nil"/>
          <w:between w:val="nil"/>
        </w:pBdr>
        <w:ind w:left="0"/>
      </w:pPr>
    </w:p>
    <w:p w14:paraId="000008B8" w14:textId="77777777" w:rsidR="00EC6469" w:rsidRDefault="001D5FD2">
      <w:r>
        <w:t>Contact Phone</w:t>
      </w:r>
    </w:p>
    <w:p w14:paraId="000008B9" w14:textId="77777777" w:rsidR="00EC6469" w:rsidRDefault="00EC6469">
      <w:pPr>
        <w:widowControl w:val="0"/>
        <w:pBdr>
          <w:top w:val="nil"/>
          <w:left w:val="nil"/>
          <w:bottom w:val="nil"/>
          <w:right w:val="nil"/>
          <w:between w:val="nil"/>
        </w:pBdr>
        <w:ind w:left="0"/>
      </w:pPr>
    </w:p>
    <w:p w14:paraId="000008BA" w14:textId="77777777" w:rsidR="00EC6469" w:rsidRDefault="001D5FD2">
      <w:r>
        <w:t>[hgs-190]</w:t>
      </w:r>
    </w:p>
    <w:p w14:paraId="000008BB" w14:textId="77777777" w:rsidR="00EC6469" w:rsidRDefault="00EC6469">
      <w:pPr>
        <w:widowControl w:val="0"/>
        <w:pBdr>
          <w:top w:val="nil"/>
          <w:left w:val="nil"/>
          <w:bottom w:val="nil"/>
          <w:right w:val="nil"/>
          <w:between w:val="nil"/>
        </w:pBdr>
        <w:ind w:left="0"/>
      </w:pPr>
    </w:p>
    <w:p w14:paraId="000008BC" w14:textId="77777777" w:rsidR="00EC6469" w:rsidRDefault="001D5FD2">
      <w:r>
        <w:t>(__</w:t>
      </w:r>
      <w:r>
        <w:rPr>
          <w:i/>
          <w:iCs/>
        </w:rPr>
        <w:t xml:space="preserve">) </w:t>
      </w:r>
      <w:r>
        <w:rPr>
          <w:b/>
          <w:bCs/>
          <w:i/>
          <w:iCs/>
        </w:rPr>
        <w:t>-</w:t>
      </w:r>
    </w:p>
    <w:p w14:paraId="000008BD" w14:textId="77777777" w:rsidR="00EC6469" w:rsidRDefault="00EC6469">
      <w:pPr>
        <w:widowControl w:val="0"/>
        <w:pBdr>
          <w:top w:val="nil"/>
          <w:left w:val="nil"/>
          <w:bottom w:val="nil"/>
          <w:right w:val="nil"/>
          <w:between w:val="nil"/>
        </w:pBdr>
        <w:ind w:left="0"/>
      </w:pPr>
    </w:p>
    <w:p w14:paraId="000008BE" w14:textId="77777777" w:rsidR="00EC6469" w:rsidRDefault="001D5FD2">
      <w:r>
        <w:t>[hgs-191]</w:t>
      </w:r>
    </w:p>
    <w:p w14:paraId="000008BF" w14:textId="77777777" w:rsidR="00EC6469" w:rsidRDefault="00EC6469">
      <w:pPr>
        <w:widowControl w:val="0"/>
        <w:pBdr>
          <w:top w:val="nil"/>
          <w:left w:val="nil"/>
          <w:bottom w:val="nil"/>
          <w:right w:val="nil"/>
          <w:between w:val="nil"/>
        </w:pBdr>
        <w:ind w:left="0"/>
      </w:pPr>
    </w:p>
    <w:p w14:paraId="000008C0" w14:textId="77777777" w:rsidR="00EC6469" w:rsidRDefault="001D5FD2">
      <w:r>
        <w:t>🎖️ Military Eligibility</w:t>
      </w:r>
    </w:p>
    <w:p w14:paraId="000008C1" w14:textId="77777777" w:rsidR="00EC6469" w:rsidRDefault="00EC6469">
      <w:pPr>
        <w:widowControl w:val="0"/>
        <w:pBdr>
          <w:top w:val="nil"/>
          <w:left w:val="nil"/>
          <w:bottom w:val="nil"/>
          <w:right w:val="nil"/>
          <w:between w:val="nil"/>
        </w:pBdr>
        <w:ind w:left="0"/>
      </w:pPr>
    </w:p>
    <w:p w14:paraId="000008C2" w14:textId="77777777" w:rsidR="00EC6469" w:rsidRDefault="001D5FD2">
      <w:r>
        <w:t>[hgs-192]</w:t>
      </w:r>
    </w:p>
    <w:p w14:paraId="000008C3" w14:textId="77777777" w:rsidR="00EC6469" w:rsidRDefault="00EC6469">
      <w:pPr>
        <w:widowControl w:val="0"/>
        <w:pBdr>
          <w:top w:val="nil"/>
          <w:left w:val="nil"/>
          <w:bottom w:val="nil"/>
          <w:right w:val="nil"/>
          <w:between w:val="nil"/>
        </w:pBdr>
        <w:ind w:left="0"/>
      </w:pPr>
    </w:p>
    <w:p w14:paraId="000008C4" w14:textId="77777777" w:rsidR="00EC6469" w:rsidRDefault="001D5FD2">
      <w:r>
        <w:t>Branch of Service *</w:t>
      </w:r>
    </w:p>
    <w:p w14:paraId="000008C5" w14:textId="77777777" w:rsidR="00EC6469" w:rsidRDefault="00EC6469">
      <w:pPr>
        <w:widowControl w:val="0"/>
        <w:pBdr>
          <w:top w:val="nil"/>
          <w:left w:val="nil"/>
          <w:bottom w:val="nil"/>
          <w:right w:val="nil"/>
          <w:between w:val="nil"/>
        </w:pBdr>
        <w:ind w:left="0"/>
      </w:pPr>
    </w:p>
    <w:p w14:paraId="000008C6" w14:textId="77777777" w:rsidR="00EC6469" w:rsidRDefault="001D5FD2">
      <w:r>
        <w:t>[hgs-193]</w:t>
      </w:r>
    </w:p>
    <w:p w14:paraId="000008C7" w14:textId="77777777" w:rsidR="00EC6469" w:rsidRDefault="00EC6469">
      <w:pPr>
        <w:widowControl w:val="0"/>
        <w:pBdr>
          <w:top w:val="nil"/>
          <w:left w:val="nil"/>
          <w:bottom w:val="nil"/>
          <w:right w:val="nil"/>
          <w:between w:val="nil"/>
        </w:pBdr>
        <w:ind w:left="0"/>
      </w:pPr>
    </w:p>
    <w:p w14:paraId="000008C8" w14:textId="77777777" w:rsidR="00EC6469" w:rsidRDefault="001D5FD2">
      <w:r>
        <w:t>— Select branch —</w:t>
      </w:r>
    </w:p>
    <w:p w14:paraId="000008C9" w14:textId="77777777" w:rsidR="00EC6469" w:rsidRDefault="00EC6469">
      <w:pPr>
        <w:widowControl w:val="0"/>
        <w:pBdr>
          <w:top w:val="nil"/>
          <w:left w:val="nil"/>
          <w:bottom w:val="nil"/>
          <w:right w:val="nil"/>
          <w:between w:val="nil"/>
        </w:pBdr>
        <w:ind w:left="0"/>
      </w:pPr>
    </w:p>
    <w:p w14:paraId="000008CA" w14:textId="77777777" w:rsidR="00EC6469" w:rsidRDefault="001D5FD2">
      <w:r>
        <w:t>[hgs-194]</w:t>
      </w:r>
    </w:p>
    <w:p w14:paraId="000008CB" w14:textId="77777777" w:rsidR="00EC6469" w:rsidRDefault="00EC6469">
      <w:pPr>
        <w:widowControl w:val="0"/>
        <w:pBdr>
          <w:top w:val="nil"/>
          <w:left w:val="nil"/>
          <w:bottom w:val="nil"/>
          <w:right w:val="nil"/>
          <w:between w:val="nil"/>
        </w:pBdr>
        <w:ind w:left="0"/>
      </w:pPr>
    </w:p>
    <w:p w14:paraId="000008CC" w14:textId="77777777" w:rsidR="00EC6469" w:rsidRDefault="001D5FD2">
      <w:r>
        <w:t>Army</w:t>
      </w:r>
    </w:p>
    <w:p w14:paraId="000008CD" w14:textId="77777777" w:rsidR="00EC6469" w:rsidRDefault="00EC6469">
      <w:pPr>
        <w:widowControl w:val="0"/>
        <w:pBdr>
          <w:top w:val="nil"/>
          <w:left w:val="nil"/>
          <w:bottom w:val="nil"/>
          <w:right w:val="nil"/>
          <w:between w:val="nil"/>
        </w:pBdr>
        <w:ind w:left="0"/>
      </w:pPr>
    </w:p>
    <w:p w14:paraId="000008CE" w14:textId="77777777" w:rsidR="00EC6469" w:rsidRDefault="001D5FD2">
      <w:r>
        <w:t>[hgs-195]</w:t>
      </w:r>
    </w:p>
    <w:p w14:paraId="000008CF" w14:textId="77777777" w:rsidR="00EC6469" w:rsidRDefault="00EC6469">
      <w:pPr>
        <w:widowControl w:val="0"/>
        <w:pBdr>
          <w:top w:val="nil"/>
          <w:left w:val="nil"/>
          <w:bottom w:val="nil"/>
          <w:right w:val="nil"/>
          <w:between w:val="nil"/>
        </w:pBdr>
        <w:ind w:left="0"/>
      </w:pPr>
    </w:p>
    <w:p w14:paraId="000008D0" w14:textId="77777777" w:rsidR="00EC6469" w:rsidRDefault="001D5FD2">
      <w:r>
        <w:lastRenderedPageBreak/>
        <w:t>Navy</w:t>
      </w:r>
    </w:p>
    <w:p w14:paraId="000008D1" w14:textId="77777777" w:rsidR="00EC6469" w:rsidRDefault="00EC6469">
      <w:pPr>
        <w:widowControl w:val="0"/>
        <w:pBdr>
          <w:top w:val="nil"/>
          <w:left w:val="nil"/>
          <w:bottom w:val="nil"/>
          <w:right w:val="nil"/>
          <w:between w:val="nil"/>
        </w:pBdr>
        <w:ind w:left="0"/>
      </w:pPr>
    </w:p>
    <w:p w14:paraId="000008D2" w14:textId="77777777" w:rsidR="00EC6469" w:rsidRDefault="001D5FD2">
      <w:r>
        <w:t>[hgs-196]</w:t>
      </w:r>
    </w:p>
    <w:p w14:paraId="000008D3" w14:textId="77777777" w:rsidR="00EC6469" w:rsidRDefault="00EC6469">
      <w:pPr>
        <w:widowControl w:val="0"/>
        <w:pBdr>
          <w:top w:val="nil"/>
          <w:left w:val="nil"/>
          <w:bottom w:val="nil"/>
          <w:right w:val="nil"/>
          <w:between w:val="nil"/>
        </w:pBdr>
        <w:ind w:left="0"/>
      </w:pPr>
    </w:p>
    <w:p w14:paraId="000008D4" w14:textId="77777777" w:rsidR="00EC6469" w:rsidRDefault="001D5FD2">
      <w:r>
        <w:t>Marine Corps</w:t>
      </w:r>
    </w:p>
    <w:p w14:paraId="000008D5" w14:textId="77777777" w:rsidR="00EC6469" w:rsidRDefault="00EC6469">
      <w:pPr>
        <w:widowControl w:val="0"/>
        <w:pBdr>
          <w:top w:val="nil"/>
          <w:left w:val="nil"/>
          <w:bottom w:val="nil"/>
          <w:right w:val="nil"/>
          <w:between w:val="nil"/>
        </w:pBdr>
        <w:ind w:left="0"/>
      </w:pPr>
    </w:p>
    <w:p w14:paraId="000008D6" w14:textId="77777777" w:rsidR="00EC6469" w:rsidRDefault="001D5FD2">
      <w:r>
        <w:t>[hgs-197]</w:t>
      </w:r>
    </w:p>
    <w:p w14:paraId="000008D7" w14:textId="77777777" w:rsidR="00EC6469" w:rsidRDefault="00EC6469">
      <w:pPr>
        <w:widowControl w:val="0"/>
        <w:pBdr>
          <w:top w:val="nil"/>
          <w:left w:val="nil"/>
          <w:bottom w:val="nil"/>
          <w:right w:val="nil"/>
          <w:between w:val="nil"/>
        </w:pBdr>
        <w:ind w:left="0"/>
      </w:pPr>
    </w:p>
    <w:p w14:paraId="000008D8" w14:textId="77777777" w:rsidR="00EC6469" w:rsidRDefault="001D5FD2">
      <w:r>
        <w:t>Air Force</w:t>
      </w:r>
    </w:p>
    <w:p w14:paraId="000008D9" w14:textId="77777777" w:rsidR="00EC6469" w:rsidRDefault="00EC6469">
      <w:pPr>
        <w:widowControl w:val="0"/>
        <w:pBdr>
          <w:top w:val="nil"/>
          <w:left w:val="nil"/>
          <w:bottom w:val="nil"/>
          <w:right w:val="nil"/>
          <w:between w:val="nil"/>
        </w:pBdr>
        <w:ind w:left="0"/>
      </w:pPr>
    </w:p>
    <w:p w14:paraId="000008DA" w14:textId="77777777" w:rsidR="00EC6469" w:rsidRDefault="001D5FD2">
      <w:r>
        <w:t>[hgs-198]</w:t>
      </w:r>
    </w:p>
    <w:p w14:paraId="000008DB" w14:textId="77777777" w:rsidR="00EC6469" w:rsidRDefault="00EC6469">
      <w:pPr>
        <w:widowControl w:val="0"/>
        <w:pBdr>
          <w:top w:val="nil"/>
          <w:left w:val="nil"/>
          <w:bottom w:val="nil"/>
          <w:right w:val="nil"/>
          <w:between w:val="nil"/>
        </w:pBdr>
        <w:ind w:left="0"/>
      </w:pPr>
    </w:p>
    <w:p w14:paraId="000008DC" w14:textId="77777777" w:rsidR="00EC6469" w:rsidRDefault="001D5FD2">
      <w:r>
        <w:t>Space Force</w:t>
      </w:r>
    </w:p>
    <w:p w14:paraId="000008DD" w14:textId="77777777" w:rsidR="00EC6469" w:rsidRDefault="00EC6469">
      <w:pPr>
        <w:widowControl w:val="0"/>
        <w:pBdr>
          <w:top w:val="nil"/>
          <w:left w:val="nil"/>
          <w:bottom w:val="nil"/>
          <w:right w:val="nil"/>
          <w:between w:val="nil"/>
        </w:pBdr>
        <w:ind w:left="0"/>
      </w:pPr>
    </w:p>
    <w:p w14:paraId="000008DE" w14:textId="77777777" w:rsidR="00EC6469" w:rsidRDefault="001D5FD2">
      <w:r>
        <w:t>[hgs-199]</w:t>
      </w:r>
    </w:p>
    <w:p w14:paraId="000008DF" w14:textId="77777777" w:rsidR="00EC6469" w:rsidRDefault="00EC6469">
      <w:pPr>
        <w:widowControl w:val="0"/>
        <w:pBdr>
          <w:top w:val="nil"/>
          <w:left w:val="nil"/>
          <w:bottom w:val="nil"/>
          <w:right w:val="nil"/>
          <w:between w:val="nil"/>
        </w:pBdr>
        <w:ind w:left="0"/>
      </w:pPr>
    </w:p>
    <w:p w14:paraId="000008E0" w14:textId="77777777" w:rsidR="00EC6469" w:rsidRDefault="001D5FD2">
      <w:r>
        <w:t>Coast Guard</w:t>
      </w:r>
    </w:p>
    <w:p w14:paraId="000008E1" w14:textId="77777777" w:rsidR="00EC6469" w:rsidRDefault="00EC6469">
      <w:pPr>
        <w:widowControl w:val="0"/>
        <w:pBdr>
          <w:top w:val="nil"/>
          <w:left w:val="nil"/>
          <w:bottom w:val="nil"/>
          <w:right w:val="nil"/>
          <w:between w:val="nil"/>
        </w:pBdr>
        <w:ind w:left="0"/>
      </w:pPr>
    </w:p>
    <w:p w14:paraId="000008E2" w14:textId="77777777" w:rsidR="00EC6469" w:rsidRDefault="001D5FD2">
      <w:r>
        <w:t>[hgs-200]</w:t>
      </w:r>
    </w:p>
    <w:p w14:paraId="000008E3" w14:textId="77777777" w:rsidR="00EC6469" w:rsidRDefault="00EC6469">
      <w:pPr>
        <w:widowControl w:val="0"/>
        <w:pBdr>
          <w:top w:val="nil"/>
          <w:left w:val="nil"/>
          <w:bottom w:val="nil"/>
          <w:right w:val="nil"/>
          <w:between w:val="nil"/>
        </w:pBdr>
        <w:ind w:left="0"/>
      </w:pPr>
    </w:p>
    <w:p w14:paraId="000008E4" w14:textId="77777777" w:rsidR="00EC6469" w:rsidRDefault="001D5FD2">
      <w:r>
        <w:t>Unit / Battalion (optional)</w:t>
      </w:r>
    </w:p>
    <w:p w14:paraId="000008E5" w14:textId="77777777" w:rsidR="00EC6469" w:rsidRDefault="00EC6469">
      <w:pPr>
        <w:widowControl w:val="0"/>
        <w:pBdr>
          <w:top w:val="nil"/>
          <w:left w:val="nil"/>
          <w:bottom w:val="nil"/>
          <w:right w:val="nil"/>
          <w:between w:val="nil"/>
        </w:pBdr>
        <w:ind w:left="0"/>
      </w:pPr>
    </w:p>
    <w:p w14:paraId="000008E6" w14:textId="77777777" w:rsidR="00EC6469" w:rsidRDefault="001D5FD2">
      <w:r>
        <w:t>[hgs-201]</w:t>
      </w:r>
    </w:p>
    <w:p w14:paraId="000008E7" w14:textId="77777777" w:rsidR="00EC6469" w:rsidRDefault="00EC6469">
      <w:pPr>
        <w:widowControl w:val="0"/>
        <w:pBdr>
          <w:top w:val="nil"/>
          <w:left w:val="nil"/>
          <w:bottom w:val="nil"/>
          <w:right w:val="nil"/>
          <w:between w:val="nil"/>
        </w:pBdr>
        <w:ind w:left="0"/>
      </w:pPr>
    </w:p>
    <w:p w14:paraId="000008E8" w14:textId="77777777" w:rsidR="00EC6469" w:rsidRDefault="001D5FD2">
      <w:r>
        <w:t>e.g. 1-5 Cav, 25th ID</w:t>
      </w:r>
    </w:p>
    <w:p w14:paraId="000008E9" w14:textId="77777777" w:rsidR="00EC6469" w:rsidRDefault="00EC6469">
      <w:pPr>
        <w:widowControl w:val="0"/>
        <w:pBdr>
          <w:top w:val="nil"/>
          <w:left w:val="nil"/>
          <w:bottom w:val="nil"/>
          <w:right w:val="nil"/>
          <w:between w:val="nil"/>
        </w:pBdr>
        <w:ind w:left="0"/>
      </w:pPr>
    </w:p>
    <w:p w14:paraId="000008EA" w14:textId="77777777" w:rsidR="00EC6469" w:rsidRDefault="001D5FD2">
      <w:r>
        <w:t>[hgs-202]</w:t>
      </w:r>
    </w:p>
    <w:p w14:paraId="000008EB" w14:textId="77777777" w:rsidR="00EC6469" w:rsidRDefault="00EC6469">
      <w:pPr>
        <w:widowControl w:val="0"/>
        <w:pBdr>
          <w:top w:val="nil"/>
          <w:left w:val="nil"/>
          <w:bottom w:val="nil"/>
          <w:right w:val="nil"/>
          <w:between w:val="nil"/>
        </w:pBdr>
        <w:ind w:left="0"/>
      </w:pPr>
    </w:p>
    <w:p w14:paraId="000008EC" w14:textId="453D0CFD" w:rsidR="00EC6469" w:rsidRDefault="001D5FD2">
      <w:r>
        <w:t xml:space="preserve">I confirm I am currently </w:t>
      </w:r>
      <w:r w:rsidR="001D15C3">
        <w:t>active-duty</w:t>
      </w:r>
      <w:r>
        <w:t xml:space="preserve"> military personnel and understand this group is limited to Ft. Wainwright service members. *</w:t>
      </w:r>
    </w:p>
    <w:p w14:paraId="000008ED" w14:textId="77777777" w:rsidR="00EC6469" w:rsidRDefault="00EC6469">
      <w:pPr>
        <w:widowControl w:val="0"/>
        <w:pBdr>
          <w:top w:val="nil"/>
          <w:left w:val="nil"/>
          <w:bottom w:val="nil"/>
          <w:right w:val="nil"/>
          <w:between w:val="nil"/>
        </w:pBdr>
        <w:ind w:left="0"/>
      </w:pPr>
    </w:p>
    <w:p w14:paraId="000008EE" w14:textId="77777777" w:rsidR="00EC6469" w:rsidRDefault="001D5FD2">
      <w:r>
        <w:t>[hgs-203]</w:t>
      </w:r>
    </w:p>
    <w:p w14:paraId="000008EF" w14:textId="77777777" w:rsidR="00EC6469" w:rsidRDefault="00EC6469">
      <w:pPr>
        <w:widowControl w:val="0"/>
        <w:pBdr>
          <w:top w:val="nil"/>
          <w:left w:val="nil"/>
          <w:bottom w:val="nil"/>
          <w:right w:val="nil"/>
          <w:between w:val="nil"/>
        </w:pBdr>
        <w:ind w:left="0"/>
      </w:pPr>
    </w:p>
    <w:p w14:paraId="000008F0" w14:textId="77777777" w:rsidR="00EC6469" w:rsidRDefault="001D5FD2">
      <w:r>
        <w:t>A Few Things to Know</w:t>
      </w:r>
    </w:p>
    <w:p w14:paraId="000008F1" w14:textId="77777777" w:rsidR="00EC6469" w:rsidRDefault="00EC6469">
      <w:pPr>
        <w:widowControl w:val="0"/>
        <w:pBdr>
          <w:top w:val="nil"/>
          <w:left w:val="nil"/>
          <w:bottom w:val="nil"/>
          <w:right w:val="nil"/>
          <w:between w:val="nil"/>
        </w:pBdr>
        <w:ind w:left="0"/>
      </w:pPr>
    </w:p>
    <w:p w14:paraId="000008F2" w14:textId="77777777" w:rsidR="00EC6469" w:rsidRDefault="001D5FD2">
      <w:r>
        <w:lastRenderedPageBreak/>
        <w:t>[hgs-204]</w:t>
      </w:r>
    </w:p>
    <w:p w14:paraId="000008F3" w14:textId="77777777" w:rsidR="00EC6469" w:rsidRDefault="00EC6469">
      <w:pPr>
        <w:widowControl w:val="0"/>
        <w:pBdr>
          <w:top w:val="nil"/>
          <w:left w:val="nil"/>
          <w:bottom w:val="nil"/>
          <w:right w:val="nil"/>
          <w:between w:val="nil"/>
        </w:pBdr>
        <w:ind w:left="0"/>
      </w:pPr>
    </w:p>
    <w:p w14:paraId="000008F4" w14:textId="77777777" w:rsidR="00EC6469" w:rsidRDefault="001D5FD2">
      <w:r>
        <w:t>I understand that if I'm unable to attend, this may affect my ability to access the healing group in the future. *</w:t>
      </w:r>
    </w:p>
    <w:p w14:paraId="000008F5" w14:textId="77777777" w:rsidR="00EC6469" w:rsidRDefault="00EC6469">
      <w:pPr>
        <w:widowControl w:val="0"/>
        <w:pBdr>
          <w:top w:val="nil"/>
          <w:left w:val="nil"/>
          <w:bottom w:val="nil"/>
          <w:right w:val="nil"/>
          <w:between w:val="nil"/>
        </w:pBdr>
        <w:ind w:left="0"/>
      </w:pPr>
    </w:p>
    <w:p w14:paraId="000008F6" w14:textId="77777777" w:rsidR="00EC6469" w:rsidRDefault="001D5FD2">
      <w:r>
        <w:t>[hgs-205]</w:t>
      </w:r>
    </w:p>
    <w:p w14:paraId="000008F7" w14:textId="77777777" w:rsidR="00EC6469" w:rsidRDefault="00EC6469">
      <w:pPr>
        <w:widowControl w:val="0"/>
        <w:pBdr>
          <w:top w:val="nil"/>
          <w:left w:val="nil"/>
          <w:bottom w:val="nil"/>
          <w:right w:val="nil"/>
          <w:between w:val="nil"/>
        </w:pBdr>
        <w:ind w:left="0"/>
      </w:pPr>
    </w:p>
    <w:p w14:paraId="000008F8" w14:textId="77777777" w:rsidR="00EC6469" w:rsidRDefault="001D5FD2">
      <w:r>
        <w:t>I understand that a certificate of completion requires attending all scheduled sessions. *</w:t>
      </w:r>
    </w:p>
    <w:p w14:paraId="000008F9" w14:textId="77777777" w:rsidR="00EC6469" w:rsidRDefault="00EC6469">
      <w:pPr>
        <w:widowControl w:val="0"/>
        <w:pBdr>
          <w:top w:val="nil"/>
          <w:left w:val="nil"/>
          <w:bottom w:val="nil"/>
          <w:right w:val="nil"/>
          <w:between w:val="nil"/>
        </w:pBdr>
        <w:ind w:left="0"/>
      </w:pPr>
    </w:p>
    <w:p w14:paraId="000008FA" w14:textId="77777777" w:rsidR="00EC6469" w:rsidRDefault="001D5FD2">
      <w:r>
        <w:t>[hgs-206]</w:t>
      </w:r>
    </w:p>
    <w:p w14:paraId="000008FB" w14:textId="77777777" w:rsidR="00EC6469" w:rsidRDefault="00EC6469">
      <w:pPr>
        <w:widowControl w:val="0"/>
        <w:pBdr>
          <w:top w:val="nil"/>
          <w:left w:val="nil"/>
          <w:bottom w:val="nil"/>
          <w:right w:val="nil"/>
          <w:between w:val="nil"/>
        </w:pBdr>
        <w:ind w:left="0"/>
      </w:pPr>
    </w:p>
    <w:p w14:paraId="000008FC" w14:textId="77777777" w:rsidR="00EC6469" w:rsidRDefault="001D5FD2">
      <w:r>
        <w:t>Dietary Needs (optional)</w:t>
      </w:r>
    </w:p>
    <w:p w14:paraId="000008FD" w14:textId="77777777" w:rsidR="00EC6469" w:rsidRDefault="00EC6469">
      <w:pPr>
        <w:widowControl w:val="0"/>
        <w:pBdr>
          <w:top w:val="nil"/>
          <w:left w:val="nil"/>
          <w:bottom w:val="nil"/>
          <w:right w:val="nil"/>
          <w:between w:val="nil"/>
        </w:pBdr>
        <w:ind w:left="0"/>
      </w:pPr>
    </w:p>
    <w:p w14:paraId="000008FE" w14:textId="77777777" w:rsidR="00EC6469" w:rsidRDefault="001D5FD2">
      <w:r>
        <w:t>[hgs-207]</w:t>
      </w:r>
    </w:p>
    <w:p w14:paraId="000008FF" w14:textId="77777777" w:rsidR="00EC6469" w:rsidRDefault="00EC6469">
      <w:pPr>
        <w:widowControl w:val="0"/>
        <w:pBdr>
          <w:top w:val="nil"/>
          <w:left w:val="nil"/>
          <w:bottom w:val="nil"/>
          <w:right w:val="nil"/>
          <w:between w:val="nil"/>
        </w:pBdr>
        <w:ind w:left="0"/>
      </w:pPr>
    </w:p>
    <w:p w14:paraId="00000900" w14:textId="77777777" w:rsidR="00EC6469" w:rsidRDefault="001D5FD2">
      <w:r>
        <w:t>Any dietary restrictions or needs…</w:t>
      </w:r>
    </w:p>
    <w:p w14:paraId="00000901" w14:textId="77777777" w:rsidR="00EC6469" w:rsidRDefault="00EC6469">
      <w:pPr>
        <w:widowControl w:val="0"/>
        <w:pBdr>
          <w:top w:val="nil"/>
          <w:left w:val="nil"/>
          <w:bottom w:val="nil"/>
          <w:right w:val="nil"/>
          <w:between w:val="nil"/>
        </w:pBdr>
        <w:ind w:left="0"/>
      </w:pPr>
    </w:p>
    <w:p w14:paraId="00000902" w14:textId="77777777" w:rsidR="00EC6469" w:rsidRDefault="001D5FD2">
      <w:r>
        <w:t>[hgs-208]</w:t>
      </w:r>
    </w:p>
    <w:p w14:paraId="00000903" w14:textId="77777777" w:rsidR="00EC6469" w:rsidRDefault="00EC6469">
      <w:pPr>
        <w:widowControl w:val="0"/>
        <w:pBdr>
          <w:top w:val="nil"/>
          <w:left w:val="nil"/>
          <w:bottom w:val="nil"/>
          <w:right w:val="nil"/>
          <w:between w:val="nil"/>
        </w:pBdr>
        <w:ind w:left="0"/>
      </w:pPr>
    </w:p>
    <w:p w14:paraId="00000904" w14:textId="77777777" w:rsidR="00EC6469" w:rsidRDefault="001D5FD2">
      <w:r>
        <w:t>Complete Registration</w:t>
      </w:r>
    </w:p>
    <w:p w14:paraId="00000905" w14:textId="77777777" w:rsidR="00EC6469" w:rsidRDefault="00EC6469">
      <w:pPr>
        <w:widowControl w:val="0"/>
        <w:pBdr>
          <w:top w:val="nil"/>
          <w:left w:val="nil"/>
          <w:bottom w:val="nil"/>
          <w:right w:val="nil"/>
          <w:between w:val="nil"/>
        </w:pBdr>
        <w:ind w:left="0"/>
      </w:pPr>
    </w:p>
    <w:p w14:paraId="00000906" w14:textId="77777777" w:rsidR="00EC6469" w:rsidRDefault="001D5FD2">
      <w:r>
        <w:t>[hgs-209]</w:t>
      </w:r>
    </w:p>
    <w:p w14:paraId="00000907" w14:textId="77777777" w:rsidR="00EC6469" w:rsidRDefault="00EC6469">
      <w:pPr>
        <w:widowControl w:val="0"/>
        <w:pBdr>
          <w:top w:val="nil"/>
          <w:left w:val="nil"/>
          <w:bottom w:val="nil"/>
          <w:right w:val="nil"/>
          <w:between w:val="nil"/>
        </w:pBdr>
        <w:ind w:left="0"/>
      </w:pPr>
    </w:p>
    <w:p w14:paraId="00000908" w14:textId="77777777" w:rsidR="00EC6469" w:rsidRDefault="001D5FD2">
      <w:r>
        <w:t>Prefer to register by phone? Call (262) 439-5663</w:t>
      </w:r>
    </w:p>
    <w:p w14:paraId="00000909" w14:textId="77777777" w:rsidR="00EC6469" w:rsidRDefault="00EC6469">
      <w:pPr>
        <w:widowControl w:val="0"/>
        <w:pBdr>
          <w:top w:val="nil"/>
          <w:left w:val="nil"/>
          <w:bottom w:val="nil"/>
          <w:right w:val="nil"/>
          <w:between w:val="nil"/>
        </w:pBdr>
        <w:ind w:left="0"/>
      </w:pPr>
    </w:p>
    <w:p w14:paraId="0000090A" w14:textId="77777777" w:rsidR="00EC6469" w:rsidRDefault="001D5FD2">
      <w:pPr>
        <w:pStyle w:val="Heading3"/>
      </w:pPr>
      <w:bookmarkStart w:id="310" w:name="_ifq3nim6ghqq" w:colFirst="0" w:colLast="0"/>
      <w:bookmarkEnd w:id="310"/>
      <w:r>
        <w:t>Modal — Cancel Modal</w:t>
      </w:r>
    </w:p>
    <w:p w14:paraId="0000090B" w14:textId="77777777" w:rsidR="00EC6469" w:rsidRDefault="001D5FD2">
      <w:r>
        <w:t>[hgs-210]</w:t>
      </w:r>
    </w:p>
    <w:p w14:paraId="0000090C" w14:textId="77777777" w:rsidR="00EC6469" w:rsidRDefault="00EC6469">
      <w:pPr>
        <w:widowControl w:val="0"/>
        <w:pBdr>
          <w:top w:val="nil"/>
          <w:left w:val="nil"/>
          <w:bottom w:val="nil"/>
          <w:right w:val="nil"/>
          <w:between w:val="nil"/>
        </w:pBdr>
        <w:ind w:left="0"/>
      </w:pPr>
    </w:p>
    <w:p w14:paraId="0000090D" w14:textId="77777777" w:rsidR="00EC6469" w:rsidRDefault="001D5FD2">
      <w:r>
        <w:t>Cancel My Registration</w:t>
      </w:r>
    </w:p>
    <w:p w14:paraId="0000090E" w14:textId="77777777" w:rsidR="00EC6469" w:rsidRDefault="00EC6469">
      <w:pPr>
        <w:widowControl w:val="0"/>
        <w:pBdr>
          <w:top w:val="nil"/>
          <w:left w:val="nil"/>
          <w:bottom w:val="nil"/>
          <w:right w:val="nil"/>
          <w:between w:val="nil"/>
        </w:pBdr>
        <w:ind w:left="0"/>
      </w:pPr>
    </w:p>
    <w:p w14:paraId="0000090F" w14:textId="77777777" w:rsidR="00EC6469" w:rsidRDefault="001D5FD2">
      <w:r>
        <w:t>[hgs-211]</w:t>
      </w:r>
    </w:p>
    <w:p w14:paraId="00000910" w14:textId="77777777" w:rsidR="00EC6469" w:rsidRDefault="00EC6469">
      <w:pPr>
        <w:widowControl w:val="0"/>
        <w:pBdr>
          <w:top w:val="nil"/>
          <w:left w:val="nil"/>
          <w:bottom w:val="nil"/>
          <w:right w:val="nil"/>
          <w:between w:val="nil"/>
        </w:pBdr>
        <w:ind w:left="0"/>
      </w:pPr>
    </w:p>
    <w:p w14:paraId="00000911" w14:textId="77777777" w:rsidR="00EC6469" w:rsidRDefault="001D5FD2">
      <w:r>
        <w:t>✕</w:t>
      </w:r>
    </w:p>
    <w:p w14:paraId="00000912" w14:textId="77777777" w:rsidR="00EC6469" w:rsidRDefault="00EC6469">
      <w:pPr>
        <w:widowControl w:val="0"/>
        <w:pBdr>
          <w:top w:val="nil"/>
          <w:left w:val="nil"/>
          <w:bottom w:val="nil"/>
          <w:right w:val="nil"/>
          <w:between w:val="nil"/>
        </w:pBdr>
        <w:ind w:left="0"/>
      </w:pPr>
    </w:p>
    <w:p w14:paraId="00000913" w14:textId="77777777" w:rsidR="00EC6469" w:rsidRDefault="001D5FD2">
      <w:r>
        <w:lastRenderedPageBreak/>
        <w:t>[hgs-212]</w:t>
      </w:r>
    </w:p>
    <w:p w14:paraId="00000914" w14:textId="77777777" w:rsidR="00EC6469" w:rsidRDefault="00EC6469">
      <w:pPr>
        <w:widowControl w:val="0"/>
        <w:pBdr>
          <w:top w:val="nil"/>
          <w:left w:val="nil"/>
          <w:bottom w:val="nil"/>
          <w:right w:val="nil"/>
          <w:between w:val="nil"/>
        </w:pBdr>
        <w:ind w:left="0"/>
      </w:pPr>
    </w:p>
    <w:p w14:paraId="00000915" w14:textId="77777777" w:rsidR="00EC6469" w:rsidRDefault="001D5FD2">
      <w:r>
        <w:t>Cancellation Received</w:t>
      </w:r>
    </w:p>
    <w:p w14:paraId="00000916" w14:textId="77777777" w:rsidR="00EC6469" w:rsidRDefault="00EC6469">
      <w:pPr>
        <w:widowControl w:val="0"/>
        <w:pBdr>
          <w:top w:val="nil"/>
          <w:left w:val="nil"/>
          <w:bottom w:val="nil"/>
          <w:right w:val="nil"/>
          <w:between w:val="nil"/>
        </w:pBdr>
        <w:ind w:left="0"/>
      </w:pPr>
    </w:p>
    <w:p w14:paraId="00000917" w14:textId="77777777" w:rsidR="00EC6469" w:rsidRDefault="001D5FD2">
      <w:r>
        <w:t>[hgs-213]</w:t>
      </w:r>
    </w:p>
    <w:p w14:paraId="00000918" w14:textId="77777777" w:rsidR="00EC6469" w:rsidRDefault="00EC6469">
      <w:pPr>
        <w:widowControl w:val="0"/>
        <w:pBdr>
          <w:top w:val="nil"/>
          <w:left w:val="nil"/>
          <w:bottom w:val="nil"/>
          <w:right w:val="nil"/>
          <w:between w:val="nil"/>
        </w:pBdr>
        <w:ind w:left="0"/>
      </w:pPr>
    </w:p>
    <w:p w14:paraId="00000919" w14:textId="77777777" w:rsidR="00EC6469" w:rsidRDefault="001D5FD2">
      <w:r>
        <w:t>We're sorry you can't make it — we'll open your spot and keep you in mind for future sessions. We'll send a confirmation to your email shortly.</w:t>
      </w:r>
    </w:p>
    <w:p w14:paraId="0000091A" w14:textId="77777777" w:rsidR="00EC6469" w:rsidRDefault="00EC6469">
      <w:pPr>
        <w:widowControl w:val="0"/>
        <w:pBdr>
          <w:top w:val="nil"/>
          <w:left w:val="nil"/>
          <w:bottom w:val="nil"/>
          <w:right w:val="nil"/>
          <w:between w:val="nil"/>
        </w:pBdr>
        <w:ind w:left="0"/>
      </w:pPr>
    </w:p>
    <w:p w14:paraId="0000091B" w14:textId="77777777" w:rsidR="00EC6469" w:rsidRDefault="001D5FD2">
      <w:r>
        <w:t>[hgs-214]</w:t>
      </w:r>
    </w:p>
    <w:p w14:paraId="0000091C" w14:textId="77777777" w:rsidR="00EC6469" w:rsidRDefault="00EC6469">
      <w:pPr>
        <w:widowControl w:val="0"/>
        <w:pBdr>
          <w:top w:val="nil"/>
          <w:left w:val="nil"/>
          <w:bottom w:val="nil"/>
          <w:right w:val="nil"/>
          <w:between w:val="nil"/>
        </w:pBdr>
        <w:ind w:left="0"/>
      </w:pPr>
    </w:p>
    <w:p w14:paraId="0000091D" w14:textId="77777777" w:rsidR="00EC6469" w:rsidRDefault="001D5FD2">
      <w:r>
        <w:t>Close</w:t>
      </w:r>
    </w:p>
    <w:p w14:paraId="0000091E" w14:textId="77777777" w:rsidR="00EC6469" w:rsidRDefault="00EC6469">
      <w:pPr>
        <w:widowControl w:val="0"/>
        <w:pBdr>
          <w:top w:val="nil"/>
          <w:left w:val="nil"/>
          <w:bottom w:val="nil"/>
          <w:right w:val="nil"/>
          <w:between w:val="nil"/>
        </w:pBdr>
        <w:ind w:left="0"/>
      </w:pPr>
    </w:p>
    <w:p w14:paraId="0000091F" w14:textId="77777777" w:rsidR="00EC6469" w:rsidRDefault="001D5FD2">
      <w:r>
        <w:t>[hgs-215]</w:t>
      </w:r>
    </w:p>
    <w:p w14:paraId="00000920" w14:textId="77777777" w:rsidR="00EC6469" w:rsidRDefault="00EC6469">
      <w:pPr>
        <w:widowControl w:val="0"/>
        <w:pBdr>
          <w:top w:val="nil"/>
          <w:left w:val="nil"/>
          <w:bottom w:val="nil"/>
          <w:right w:val="nil"/>
          <w:between w:val="nil"/>
        </w:pBdr>
        <w:ind w:left="0"/>
      </w:pPr>
    </w:p>
    <w:p w14:paraId="00000921" w14:textId="77777777" w:rsidR="00EC6469" w:rsidRDefault="001D5FD2">
      <w:r>
        <w:t>Which session are you cancelling? *</w:t>
      </w:r>
    </w:p>
    <w:p w14:paraId="00000922" w14:textId="77777777" w:rsidR="00EC6469" w:rsidRDefault="00EC6469">
      <w:pPr>
        <w:widowControl w:val="0"/>
        <w:pBdr>
          <w:top w:val="nil"/>
          <w:left w:val="nil"/>
          <w:bottom w:val="nil"/>
          <w:right w:val="nil"/>
          <w:between w:val="nil"/>
        </w:pBdr>
        <w:ind w:left="0"/>
      </w:pPr>
    </w:p>
    <w:p w14:paraId="00000923" w14:textId="77777777" w:rsidR="00EC6469" w:rsidRDefault="001D5FD2">
      <w:r>
        <w:t>[hgs-216]</w:t>
      </w:r>
    </w:p>
    <w:p w14:paraId="00000924" w14:textId="77777777" w:rsidR="00EC6469" w:rsidRDefault="00EC6469">
      <w:pPr>
        <w:widowControl w:val="0"/>
        <w:pBdr>
          <w:top w:val="nil"/>
          <w:left w:val="nil"/>
          <w:bottom w:val="nil"/>
          <w:right w:val="nil"/>
          <w:between w:val="nil"/>
        </w:pBdr>
        <w:ind w:left="0"/>
      </w:pPr>
    </w:p>
    <w:p w14:paraId="00000925" w14:textId="77777777" w:rsidR="00EC6469" w:rsidRDefault="001D5FD2">
      <w:r>
        <w:t>— Select your session —</w:t>
      </w:r>
    </w:p>
    <w:p w14:paraId="00000926" w14:textId="77777777" w:rsidR="00EC6469" w:rsidRDefault="00EC6469">
      <w:pPr>
        <w:widowControl w:val="0"/>
        <w:pBdr>
          <w:top w:val="nil"/>
          <w:left w:val="nil"/>
          <w:bottom w:val="nil"/>
          <w:right w:val="nil"/>
          <w:between w:val="nil"/>
        </w:pBdr>
        <w:ind w:left="0"/>
      </w:pPr>
    </w:p>
    <w:p w14:paraId="00000927" w14:textId="77777777" w:rsidR="00EC6469" w:rsidRDefault="001D5FD2">
      <w:r>
        <w:t>[hgs-217]</w:t>
      </w:r>
    </w:p>
    <w:p w14:paraId="00000928" w14:textId="77777777" w:rsidR="00EC6469" w:rsidRDefault="00EC6469">
      <w:pPr>
        <w:widowControl w:val="0"/>
        <w:pBdr>
          <w:top w:val="nil"/>
          <w:left w:val="nil"/>
          <w:bottom w:val="nil"/>
          <w:right w:val="nil"/>
          <w:between w:val="nil"/>
        </w:pBdr>
        <w:ind w:left="0"/>
      </w:pPr>
    </w:p>
    <w:p w14:paraId="00000929" w14:textId="77777777" w:rsidR="00EC6469" w:rsidRDefault="001D5FD2">
      <w:r w:rsidRPr="0022604C">
        <w:t>Military Personnel Healing Group — March 13–14, 2026 · Fairbanks, AK</w:t>
      </w:r>
    </w:p>
    <w:p w14:paraId="0000092A" w14:textId="77777777" w:rsidR="00EC6469" w:rsidRDefault="00EC6469">
      <w:pPr>
        <w:widowControl w:val="0"/>
        <w:pBdr>
          <w:top w:val="nil"/>
          <w:left w:val="nil"/>
          <w:bottom w:val="nil"/>
          <w:right w:val="nil"/>
          <w:between w:val="nil"/>
        </w:pBdr>
        <w:ind w:left="0"/>
      </w:pPr>
    </w:p>
    <w:p w14:paraId="0000092B" w14:textId="77777777" w:rsidR="00EC6469" w:rsidRDefault="001D5FD2">
      <w:r>
        <w:t>[hgs-218]</w:t>
      </w:r>
    </w:p>
    <w:p w14:paraId="0000092C" w14:textId="77777777" w:rsidR="00EC6469" w:rsidRDefault="00EC6469">
      <w:pPr>
        <w:widowControl w:val="0"/>
        <w:pBdr>
          <w:top w:val="nil"/>
          <w:left w:val="nil"/>
          <w:bottom w:val="nil"/>
          <w:right w:val="nil"/>
          <w:between w:val="nil"/>
        </w:pBdr>
        <w:ind w:left="0"/>
      </w:pPr>
    </w:p>
    <w:p w14:paraId="0000092D" w14:textId="77777777" w:rsidR="00EC6469" w:rsidRDefault="001D5FD2">
      <w:r w:rsidRPr="0022604C">
        <w:t>Healing Group + Equipping Training — April 14–17, 2026 · Winnebago, NE</w:t>
      </w:r>
    </w:p>
    <w:p w14:paraId="0000092E" w14:textId="77777777" w:rsidR="00EC6469" w:rsidRDefault="00EC6469">
      <w:pPr>
        <w:widowControl w:val="0"/>
        <w:pBdr>
          <w:top w:val="nil"/>
          <w:left w:val="nil"/>
          <w:bottom w:val="nil"/>
          <w:right w:val="nil"/>
          <w:between w:val="nil"/>
        </w:pBdr>
        <w:ind w:left="0"/>
      </w:pPr>
    </w:p>
    <w:p w14:paraId="0000092F" w14:textId="77777777" w:rsidR="00EC6469" w:rsidRDefault="001D5FD2">
      <w:r>
        <w:t>[hgs-219]</w:t>
      </w:r>
    </w:p>
    <w:p w14:paraId="00000930" w14:textId="77777777" w:rsidR="00EC6469" w:rsidRDefault="00EC6469">
      <w:pPr>
        <w:widowControl w:val="0"/>
        <w:pBdr>
          <w:top w:val="nil"/>
          <w:left w:val="nil"/>
          <w:bottom w:val="nil"/>
          <w:right w:val="nil"/>
          <w:between w:val="nil"/>
        </w:pBdr>
        <w:ind w:left="0"/>
      </w:pPr>
    </w:p>
    <w:p w14:paraId="00000931" w14:textId="77777777" w:rsidR="00EC6469" w:rsidRDefault="001D5FD2">
      <w:r>
        <w:t>Community Healing Group — May 27–29, 2026 · Fairbanks, AK</w:t>
      </w:r>
    </w:p>
    <w:p w14:paraId="00000932" w14:textId="77777777" w:rsidR="00EC6469" w:rsidRDefault="00EC6469">
      <w:pPr>
        <w:widowControl w:val="0"/>
        <w:pBdr>
          <w:top w:val="nil"/>
          <w:left w:val="nil"/>
          <w:bottom w:val="nil"/>
          <w:right w:val="nil"/>
          <w:between w:val="nil"/>
        </w:pBdr>
        <w:ind w:left="0"/>
      </w:pPr>
    </w:p>
    <w:p w14:paraId="00000933" w14:textId="77777777" w:rsidR="00EC6469" w:rsidRDefault="001D5FD2">
      <w:r>
        <w:t>[hgs-220]</w:t>
      </w:r>
    </w:p>
    <w:p w14:paraId="00000934" w14:textId="77777777" w:rsidR="00EC6469" w:rsidRDefault="00EC6469">
      <w:pPr>
        <w:widowControl w:val="0"/>
        <w:pBdr>
          <w:top w:val="nil"/>
          <w:left w:val="nil"/>
          <w:bottom w:val="nil"/>
          <w:right w:val="nil"/>
          <w:between w:val="nil"/>
        </w:pBdr>
        <w:ind w:left="0"/>
      </w:pPr>
    </w:p>
    <w:p w14:paraId="00000935" w14:textId="77777777" w:rsidR="00EC6469" w:rsidRDefault="001D5FD2">
      <w:r>
        <w:t>Online Healing Group — August 5–14, 2026 · Zoom</w:t>
      </w:r>
    </w:p>
    <w:p w14:paraId="00000936" w14:textId="77777777" w:rsidR="00EC6469" w:rsidRDefault="00EC6469">
      <w:pPr>
        <w:widowControl w:val="0"/>
        <w:pBdr>
          <w:top w:val="nil"/>
          <w:left w:val="nil"/>
          <w:bottom w:val="nil"/>
          <w:right w:val="nil"/>
          <w:between w:val="nil"/>
        </w:pBdr>
        <w:ind w:left="0"/>
      </w:pPr>
    </w:p>
    <w:p w14:paraId="00000937" w14:textId="77777777" w:rsidR="00EC6469" w:rsidRDefault="001D5FD2">
      <w:r>
        <w:t>[hgs-221]</w:t>
      </w:r>
    </w:p>
    <w:p w14:paraId="00000938" w14:textId="77777777" w:rsidR="00EC6469" w:rsidRDefault="00EC6469">
      <w:pPr>
        <w:widowControl w:val="0"/>
        <w:pBdr>
          <w:top w:val="nil"/>
          <w:left w:val="nil"/>
          <w:bottom w:val="nil"/>
          <w:right w:val="nil"/>
          <w:between w:val="nil"/>
        </w:pBdr>
        <w:ind w:left="0"/>
      </w:pPr>
    </w:p>
    <w:p w14:paraId="00000939" w14:textId="77777777" w:rsidR="00EC6469" w:rsidRDefault="001D5FD2">
      <w:r>
        <w:t>Community Healing Group — September 2026 · Fairbanks, AK</w:t>
      </w:r>
    </w:p>
    <w:p w14:paraId="0000093A" w14:textId="77777777" w:rsidR="00EC6469" w:rsidRDefault="00EC6469">
      <w:pPr>
        <w:widowControl w:val="0"/>
        <w:pBdr>
          <w:top w:val="nil"/>
          <w:left w:val="nil"/>
          <w:bottom w:val="nil"/>
          <w:right w:val="nil"/>
          <w:between w:val="nil"/>
        </w:pBdr>
        <w:ind w:left="0"/>
      </w:pPr>
    </w:p>
    <w:p w14:paraId="0000093B" w14:textId="77777777" w:rsidR="00EC6469" w:rsidRDefault="001D5FD2">
      <w:r>
        <w:t>[hgs-222]</w:t>
      </w:r>
    </w:p>
    <w:p w14:paraId="0000093C" w14:textId="77777777" w:rsidR="00EC6469" w:rsidRDefault="00EC6469">
      <w:pPr>
        <w:widowControl w:val="0"/>
        <w:pBdr>
          <w:top w:val="nil"/>
          <w:left w:val="nil"/>
          <w:bottom w:val="nil"/>
          <w:right w:val="nil"/>
          <w:between w:val="nil"/>
        </w:pBdr>
        <w:ind w:left="0"/>
      </w:pPr>
    </w:p>
    <w:p w14:paraId="0000093D" w14:textId="1098318F" w:rsidR="00EC6469" w:rsidRPr="00990E07" w:rsidRDefault="001D5FD2">
      <w:pPr>
        <w:rPr>
          <w:strike/>
          <w:rPrChange w:id="311" w:author="Jaylene Peterson-Nyren" w:date="2026-05-07T14:22:00Z">
            <w:rPr/>
          </w:rPrChange>
        </w:rPr>
      </w:pPr>
      <w:r w:rsidRPr="00EA6659">
        <w:rPr>
          <w:strike/>
          <w:highlight w:val="green"/>
          <w:rPrChange w:id="312" w:author="Jaylene Peterson-Nyren" w:date="2026-05-07T15:10:00Z">
            <w:rPr>
              <w:highlight w:val="yellow"/>
            </w:rPr>
          </w:rPrChange>
        </w:rPr>
        <w:t xml:space="preserve">Community Healing Group — July 2026 · </w:t>
      </w:r>
      <w:ins w:id="313" w:author="Jaylene Peterson-Nyren" w:date="2026-05-07T15:10:00Z">
        <w:r w:rsidR="00117C42">
          <w:rPr>
            <w:highlight w:val="yellow"/>
          </w:rPr>
          <w:t xml:space="preserve"> Delete – not scheduled</w:t>
        </w:r>
      </w:ins>
      <w:del w:id="314" w:author="Jaylene Peterson-Nyren" w:date="2026-05-07T15:10:00Z">
        <w:r w:rsidRPr="00EA6659" w:rsidDel="00117C42">
          <w:rPr>
            <w:highlight w:val="yellow"/>
          </w:rPr>
          <w:delText>Robert's House</w:delText>
        </w:r>
        <w:r w:rsidR="00155890" w:rsidRPr="00EA6659" w:rsidDel="00117C42">
          <w:delText>???</w:delText>
        </w:r>
        <w:r w:rsidR="00155890" w:rsidRPr="00990E07" w:rsidDel="00117C42">
          <w:rPr>
            <w:strike/>
            <w:rPrChange w:id="315" w:author="Jaylene Peterson-Nyren" w:date="2026-05-07T14:22:00Z">
              <w:rPr/>
            </w:rPrChange>
          </w:rPr>
          <w:delText xml:space="preserve"> </w:delText>
        </w:r>
      </w:del>
    </w:p>
    <w:p w14:paraId="0000093E" w14:textId="77777777" w:rsidR="00EC6469" w:rsidRDefault="00EC6469">
      <w:pPr>
        <w:widowControl w:val="0"/>
        <w:pBdr>
          <w:top w:val="nil"/>
          <w:left w:val="nil"/>
          <w:bottom w:val="nil"/>
          <w:right w:val="nil"/>
          <w:between w:val="nil"/>
        </w:pBdr>
        <w:ind w:left="0"/>
      </w:pPr>
    </w:p>
    <w:p w14:paraId="0000093F" w14:textId="77777777" w:rsidR="00EC6469" w:rsidRDefault="001D5FD2">
      <w:r>
        <w:t>[hgs-223]</w:t>
      </w:r>
    </w:p>
    <w:p w14:paraId="00000940" w14:textId="77777777" w:rsidR="00EC6469" w:rsidRDefault="00EC6469">
      <w:pPr>
        <w:widowControl w:val="0"/>
        <w:pBdr>
          <w:top w:val="nil"/>
          <w:left w:val="nil"/>
          <w:bottom w:val="nil"/>
          <w:right w:val="nil"/>
          <w:between w:val="nil"/>
        </w:pBdr>
        <w:ind w:left="0"/>
      </w:pPr>
    </w:p>
    <w:p w14:paraId="00000941" w14:textId="33F4AF63" w:rsidR="00EC6469" w:rsidRDefault="001D5FD2">
      <w:r>
        <w:t xml:space="preserve">Facilitator </w:t>
      </w:r>
      <w:r w:rsidR="0022604C">
        <w:t xml:space="preserve">Initial </w:t>
      </w:r>
      <w:r>
        <w:t>Equipping Training — October 2026</w:t>
      </w:r>
    </w:p>
    <w:p w14:paraId="00000942" w14:textId="77777777" w:rsidR="00EC6469" w:rsidRDefault="00EC6469">
      <w:pPr>
        <w:widowControl w:val="0"/>
        <w:pBdr>
          <w:top w:val="nil"/>
          <w:left w:val="nil"/>
          <w:bottom w:val="nil"/>
          <w:right w:val="nil"/>
          <w:between w:val="nil"/>
        </w:pBdr>
        <w:ind w:left="0"/>
      </w:pPr>
    </w:p>
    <w:p w14:paraId="00000943" w14:textId="77777777" w:rsidR="00EC6469" w:rsidRDefault="001D5FD2">
      <w:r>
        <w:t>[hgs-224]</w:t>
      </w:r>
    </w:p>
    <w:p w14:paraId="00000944" w14:textId="77777777" w:rsidR="00EC6469" w:rsidRDefault="00EC6469">
      <w:pPr>
        <w:widowControl w:val="0"/>
        <w:pBdr>
          <w:top w:val="nil"/>
          <w:left w:val="nil"/>
          <w:bottom w:val="nil"/>
          <w:right w:val="nil"/>
          <w:between w:val="nil"/>
        </w:pBdr>
        <w:ind w:left="0"/>
      </w:pPr>
    </w:p>
    <w:p w14:paraId="00000945" w14:textId="77777777" w:rsidR="00EC6469" w:rsidRDefault="001D5FD2">
      <w:r>
        <w:t>Other / Not Listed</w:t>
      </w:r>
    </w:p>
    <w:p w14:paraId="00000946" w14:textId="77777777" w:rsidR="00EC6469" w:rsidRDefault="00EC6469">
      <w:pPr>
        <w:widowControl w:val="0"/>
        <w:pBdr>
          <w:top w:val="nil"/>
          <w:left w:val="nil"/>
          <w:bottom w:val="nil"/>
          <w:right w:val="nil"/>
          <w:between w:val="nil"/>
        </w:pBdr>
        <w:ind w:left="0"/>
      </w:pPr>
    </w:p>
    <w:p w14:paraId="00000947" w14:textId="77777777" w:rsidR="00EC6469" w:rsidRDefault="001D5FD2">
      <w:r>
        <w:t>[hgs-225]</w:t>
      </w:r>
    </w:p>
    <w:p w14:paraId="00000948" w14:textId="77777777" w:rsidR="00EC6469" w:rsidRDefault="00EC6469">
      <w:pPr>
        <w:widowControl w:val="0"/>
        <w:pBdr>
          <w:top w:val="nil"/>
          <w:left w:val="nil"/>
          <w:bottom w:val="nil"/>
          <w:right w:val="nil"/>
          <w:between w:val="nil"/>
        </w:pBdr>
        <w:ind w:left="0"/>
      </w:pPr>
    </w:p>
    <w:p w14:paraId="00000949" w14:textId="77777777" w:rsidR="00EC6469" w:rsidRDefault="001D5FD2">
      <w:r>
        <w:t>First Name *</w:t>
      </w:r>
    </w:p>
    <w:p w14:paraId="0000094A" w14:textId="77777777" w:rsidR="00EC6469" w:rsidRDefault="00EC6469">
      <w:pPr>
        <w:widowControl w:val="0"/>
        <w:pBdr>
          <w:top w:val="nil"/>
          <w:left w:val="nil"/>
          <w:bottom w:val="nil"/>
          <w:right w:val="nil"/>
          <w:between w:val="nil"/>
        </w:pBdr>
        <w:ind w:left="0"/>
      </w:pPr>
    </w:p>
    <w:p w14:paraId="0000094B" w14:textId="77777777" w:rsidR="00EC6469" w:rsidRDefault="001D5FD2">
      <w:r>
        <w:t>[hgs-226]</w:t>
      </w:r>
    </w:p>
    <w:p w14:paraId="0000094C" w14:textId="77777777" w:rsidR="00EC6469" w:rsidRDefault="00EC6469">
      <w:pPr>
        <w:widowControl w:val="0"/>
        <w:pBdr>
          <w:top w:val="nil"/>
          <w:left w:val="nil"/>
          <w:bottom w:val="nil"/>
          <w:right w:val="nil"/>
          <w:between w:val="nil"/>
        </w:pBdr>
        <w:ind w:left="0"/>
      </w:pPr>
    </w:p>
    <w:p w14:paraId="0000094D" w14:textId="77777777" w:rsidR="00EC6469" w:rsidRDefault="001D5FD2">
      <w:r>
        <w:t>First</w:t>
      </w:r>
    </w:p>
    <w:p w14:paraId="0000094E" w14:textId="77777777" w:rsidR="00EC6469" w:rsidRDefault="00EC6469">
      <w:pPr>
        <w:widowControl w:val="0"/>
        <w:pBdr>
          <w:top w:val="nil"/>
          <w:left w:val="nil"/>
          <w:bottom w:val="nil"/>
          <w:right w:val="nil"/>
          <w:between w:val="nil"/>
        </w:pBdr>
        <w:ind w:left="0"/>
      </w:pPr>
    </w:p>
    <w:p w14:paraId="0000094F" w14:textId="77777777" w:rsidR="00EC6469" w:rsidRDefault="001D5FD2">
      <w:r>
        <w:t>[hgs-227]</w:t>
      </w:r>
    </w:p>
    <w:p w14:paraId="00000950" w14:textId="77777777" w:rsidR="00EC6469" w:rsidRDefault="00EC6469">
      <w:pPr>
        <w:widowControl w:val="0"/>
        <w:pBdr>
          <w:top w:val="nil"/>
          <w:left w:val="nil"/>
          <w:bottom w:val="nil"/>
          <w:right w:val="nil"/>
          <w:between w:val="nil"/>
        </w:pBdr>
        <w:ind w:left="0"/>
      </w:pPr>
    </w:p>
    <w:p w14:paraId="00000951" w14:textId="77777777" w:rsidR="00EC6469" w:rsidRDefault="001D5FD2">
      <w:r>
        <w:t>Last Name *</w:t>
      </w:r>
    </w:p>
    <w:p w14:paraId="00000952" w14:textId="77777777" w:rsidR="00EC6469" w:rsidRDefault="00EC6469">
      <w:pPr>
        <w:widowControl w:val="0"/>
        <w:pBdr>
          <w:top w:val="nil"/>
          <w:left w:val="nil"/>
          <w:bottom w:val="nil"/>
          <w:right w:val="nil"/>
          <w:between w:val="nil"/>
        </w:pBdr>
        <w:ind w:left="0"/>
      </w:pPr>
    </w:p>
    <w:p w14:paraId="00000953" w14:textId="77777777" w:rsidR="00EC6469" w:rsidRDefault="001D5FD2">
      <w:r>
        <w:t>[hgs-228]</w:t>
      </w:r>
    </w:p>
    <w:p w14:paraId="00000954" w14:textId="77777777" w:rsidR="00EC6469" w:rsidRDefault="00EC6469">
      <w:pPr>
        <w:widowControl w:val="0"/>
        <w:pBdr>
          <w:top w:val="nil"/>
          <w:left w:val="nil"/>
          <w:bottom w:val="nil"/>
          <w:right w:val="nil"/>
          <w:between w:val="nil"/>
        </w:pBdr>
        <w:ind w:left="0"/>
      </w:pPr>
    </w:p>
    <w:p w14:paraId="00000955" w14:textId="77777777" w:rsidR="00EC6469" w:rsidRDefault="001D5FD2">
      <w:r>
        <w:t>Last</w:t>
      </w:r>
    </w:p>
    <w:p w14:paraId="00000956" w14:textId="77777777" w:rsidR="00EC6469" w:rsidRDefault="00EC6469">
      <w:pPr>
        <w:widowControl w:val="0"/>
        <w:pBdr>
          <w:top w:val="nil"/>
          <w:left w:val="nil"/>
          <w:bottom w:val="nil"/>
          <w:right w:val="nil"/>
          <w:between w:val="nil"/>
        </w:pBdr>
        <w:ind w:left="0"/>
      </w:pPr>
    </w:p>
    <w:p w14:paraId="00000957" w14:textId="77777777" w:rsidR="00EC6469" w:rsidRDefault="001D5FD2">
      <w:r>
        <w:lastRenderedPageBreak/>
        <w:t>[hgs-229]</w:t>
      </w:r>
    </w:p>
    <w:p w14:paraId="00000958" w14:textId="77777777" w:rsidR="00EC6469" w:rsidRDefault="00EC6469">
      <w:pPr>
        <w:widowControl w:val="0"/>
        <w:pBdr>
          <w:top w:val="nil"/>
          <w:left w:val="nil"/>
          <w:bottom w:val="nil"/>
          <w:right w:val="nil"/>
          <w:between w:val="nil"/>
        </w:pBdr>
        <w:ind w:left="0"/>
      </w:pPr>
    </w:p>
    <w:p w14:paraId="00000959" w14:textId="77777777" w:rsidR="00EC6469" w:rsidRDefault="001D5FD2">
      <w:r>
        <w:t>Email Used to Register *</w:t>
      </w:r>
    </w:p>
    <w:p w14:paraId="0000095A" w14:textId="77777777" w:rsidR="00EC6469" w:rsidRDefault="00EC6469">
      <w:pPr>
        <w:widowControl w:val="0"/>
        <w:pBdr>
          <w:top w:val="nil"/>
          <w:left w:val="nil"/>
          <w:bottom w:val="nil"/>
          <w:right w:val="nil"/>
          <w:between w:val="nil"/>
        </w:pBdr>
        <w:ind w:left="0"/>
      </w:pPr>
    </w:p>
    <w:p w14:paraId="0000095B" w14:textId="77777777" w:rsidR="00EC6469" w:rsidRDefault="001D5FD2">
      <w:r>
        <w:t>[hgs-230]</w:t>
      </w:r>
    </w:p>
    <w:p w14:paraId="0000095C" w14:textId="77777777" w:rsidR="00EC6469" w:rsidRDefault="00EC6469">
      <w:pPr>
        <w:widowControl w:val="0"/>
        <w:pBdr>
          <w:top w:val="nil"/>
          <w:left w:val="nil"/>
          <w:bottom w:val="nil"/>
          <w:right w:val="nil"/>
          <w:between w:val="nil"/>
        </w:pBdr>
        <w:ind w:left="0"/>
      </w:pPr>
    </w:p>
    <w:p w14:paraId="0000095D" w14:textId="77777777" w:rsidR="00EC6469" w:rsidRDefault="00000000">
      <w:hyperlink r:id="rId13">
        <w:r w:rsidR="00EC6469">
          <w:rPr>
            <w:color w:val="1155CC"/>
            <w:u w:val="single"/>
          </w:rPr>
          <w:t>you@example.com</w:t>
        </w:r>
      </w:hyperlink>
    </w:p>
    <w:p w14:paraId="0000095E" w14:textId="77777777" w:rsidR="00EC6469" w:rsidRDefault="00EC6469">
      <w:pPr>
        <w:widowControl w:val="0"/>
        <w:pBdr>
          <w:top w:val="nil"/>
          <w:left w:val="nil"/>
          <w:bottom w:val="nil"/>
          <w:right w:val="nil"/>
          <w:between w:val="nil"/>
        </w:pBdr>
        <w:ind w:left="0"/>
      </w:pPr>
    </w:p>
    <w:p w14:paraId="0000095F" w14:textId="77777777" w:rsidR="00EC6469" w:rsidRDefault="001D5FD2">
      <w:r>
        <w:t>[hgs-231]</w:t>
      </w:r>
    </w:p>
    <w:p w14:paraId="00000960" w14:textId="77777777" w:rsidR="00EC6469" w:rsidRDefault="00EC6469">
      <w:pPr>
        <w:widowControl w:val="0"/>
        <w:pBdr>
          <w:top w:val="nil"/>
          <w:left w:val="nil"/>
          <w:bottom w:val="nil"/>
          <w:right w:val="nil"/>
          <w:between w:val="nil"/>
        </w:pBdr>
        <w:ind w:left="0"/>
      </w:pPr>
    </w:p>
    <w:p w14:paraId="00000961" w14:textId="77777777" w:rsidR="00EC6469" w:rsidRDefault="001D5FD2">
      <w:r>
        <w:t>Reason (optional — helps us improve)</w:t>
      </w:r>
    </w:p>
    <w:p w14:paraId="00000962" w14:textId="77777777" w:rsidR="00EC6469" w:rsidRDefault="00EC6469">
      <w:pPr>
        <w:widowControl w:val="0"/>
        <w:pBdr>
          <w:top w:val="nil"/>
          <w:left w:val="nil"/>
          <w:bottom w:val="nil"/>
          <w:right w:val="nil"/>
          <w:between w:val="nil"/>
        </w:pBdr>
        <w:ind w:left="0"/>
      </w:pPr>
    </w:p>
    <w:p w14:paraId="00000963" w14:textId="77777777" w:rsidR="00EC6469" w:rsidRDefault="001D5FD2">
      <w:r>
        <w:t>[hgs-232]</w:t>
      </w:r>
    </w:p>
    <w:p w14:paraId="00000964" w14:textId="77777777" w:rsidR="00EC6469" w:rsidRDefault="00EC6469">
      <w:pPr>
        <w:widowControl w:val="0"/>
        <w:pBdr>
          <w:top w:val="nil"/>
          <w:left w:val="nil"/>
          <w:bottom w:val="nil"/>
          <w:right w:val="nil"/>
          <w:between w:val="nil"/>
        </w:pBdr>
        <w:ind w:left="0"/>
      </w:pPr>
    </w:p>
    <w:p w14:paraId="00000965" w14:textId="77777777" w:rsidR="00EC6469" w:rsidRDefault="001D5FD2">
      <w:r>
        <w:t>Let us know if you'd like to share…</w:t>
      </w:r>
    </w:p>
    <w:p w14:paraId="00000966" w14:textId="77777777" w:rsidR="00EC6469" w:rsidRDefault="00EC6469">
      <w:pPr>
        <w:widowControl w:val="0"/>
        <w:pBdr>
          <w:top w:val="nil"/>
          <w:left w:val="nil"/>
          <w:bottom w:val="nil"/>
          <w:right w:val="nil"/>
          <w:between w:val="nil"/>
        </w:pBdr>
        <w:ind w:left="0"/>
      </w:pPr>
    </w:p>
    <w:p w14:paraId="00000967" w14:textId="77777777" w:rsidR="00EC6469" w:rsidRDefault="001D5FD2">
      <w:r>
        <w:t>[hgs-233]</w:t>
      </w:r>
    </w:p>
    <w:p w14:paraId="00000968" w14:textId="77777777" w:rsidR="00EC6469" w:rsidRDefault="00EC6469">
      <w:pPr>
        <w:widowControl w:val="0"/>
        <w:pBdr>
          <w:top w:val="nil"/>
          <w:left w:val="nil"/>
          <w:bottom w:val="nil"/>
          <w:right w:val="nil"/>
          <w:between w:val="nil"/>
        </w:pBdr>
        <w:ind w:left="0"/>
      </w:pPr>
    </w:p>
    <w:p w14:paraId="00000969" w14:textId="77777777" w:rsidR="00EC6469" w:rsidRDefault="001D5FD2">
      <w:r>
        <w:t>Submit Cancellation</w:t>
      </w:r>
    </w:p>
    <w:p w14:paraId="0000096A" w14:textId="77777777" w:rsidR="00EC6469" w:rsidRDefault="00EC6469">
      <w:pPr>
        <w:widowControl w:val="0"/>
        <w:pBdr>
          <w:top w:val="nil"/>
          <w:left w:val="nil"/>
          <w:bottom w:val="nil"/>
          <w:right w:val="nil"/>
          <w:between w:val="nil"/>
        </w:pBdr>
        <w:ind w:left="0"/>
      </w:pPr>
    </w:p>
    <w:p w14:paraId="0000096B" w14:textId="77777777" w:rsidR="00EC6469" w:rsidRDefault="001D5FD2">
      <w:r>
        <w:t>[hgs-234]</w:t>
      </w:r>
    </w:p>
    <w:p w14:paraId="0000096C" w14:textId="77777777" w:rsidR="00EC6469" w:rsidRDefault="00EC6469">
      <w:pPr>
        <w:widowControl w:val="0"/>
        <w:pBdr>
          <w:top w:val="nil"/>
          <w:left w:val="nil"/>
          <w:bottom w:val="nil"/>
          <w:right w:val="nil"/>
          <w:between w:val="nil"/>
        </w:pBdr>
        <w:ind w:left="0"/>
      </w:pPr>
    </w:p>
    <w:p w14:paraId="0000096D" w14:textId="77777777" w:rsidR="00EC6469" w:rsidRDefault="001D5FD2">
      <w:r>
        <w:t>Or call us at (262) 439-5663</w:t>
      </w:r>
    </w:p>
    <w:p w14:paraId="0000096E" w14:textId="77777777" w:rsidR="00EC6469" w:rsidRDefault="00EC6469">
      <w:pPr>
        <w:widowControl w:val="0"/>
        <w:pBdr>
          <w:top w:val="nil"/>
          <w:left w:val="nil"/>
          <w:bottom w:val="nil"/>
          <w:right w:val="nil"/>
          <w:between w:val="nil"/>
        </w:pBdr>
        <w:ind w:left="0"/>
      </w:pPr>
    </w:p>
    <w:p w14:paraId="0000096F" w14:textId="77777777" w:rsidR="00EC6469" w:rsidRDefault="001D5FD2">
      <w:pPr>
        <w:pStyle w:val="Heading3"/>
      </w:pPr>
      <w:bookmarkStart w:id="316" w:name="_j8qzl8y00xh3" w:colFirst="0" w:colLast="0"/>
      <w:bookmarkEnd w:id="316"/>
      <w:r>
        <w:t>Modal — Waitlist</w:t>
      </w:r>
    </w:p>
    <w:p w14:paraId="00000970" w14:textId="77777777" w:rsidR="00EC6469" w:rsidRDefault="001D5FD2">
      <w:r>
        <w:t>[hgs-235]</w:t>
      </w:r>
    </w:p>
    <w:p w14:paraId="00000971" w14:textId="77777777" w:rsidR="00EC6469" w:rsidRDefault="00EC6469">
      <w:pPr>
        <w:widowControl w:val="0"/>
        <w:pBdr>
          <w:top w:val="nil"/>
          <w:left w:val="nil"/>
          <w:bottom w:val="nil"/>
          <w:right w:val="nil"/>
          <w:between w:val="nil"/>
        </w:pBdr>
        <w:ind w:left="0"/>
      </w:pPr>
    </w:p>
    <w:p w14:paraId="00000972" w14:textId="77777777" w:rsidR="00EC6469" w:rsidRDefault="001D5FD2">
      <w:r>
        <w:t>Join the Waitlist</w:t>
      </w:r>
    </w:p>
    <w:p w14:paraId="00000973" w14:textId="77777777" w:rsidR="00EC6469" w:rsidRDefault="00EC6469">
      <w:pPr>
        <w:widowControl w:val="0"/>
        <w:pBdr>
          <w:top w:val="nil"/>
          <w:left w:val="nil"/>
          <w:bottom w:val="nil"/>
          <w:right w:val="nil"/>
          <w:between w:val="nil"/>
        </w:pBdr>
        <w:ind w:left="0"/>
      </w:pPr>
    </w:p>
    <w:p w14:paraId="00000974" w14:textId="77777777" w:rsidR="00EC6469" w:rsidRDefault="001D5FD2">
      <w:r>
        <w:t>[hgs-236]</w:t>
      </w:r>
    </w:p>
    <w:p w14:paraId="00000975" w14:textId="77777777" w:rsidR="00EC6469" w:rsidRDefault="00EC6469">
      <w:pPr>
        <w:widowControl w:val="0"/>
        <w:pBdr>
          <w:top w:val="nil"/>
          <w:left w:val="nil"/>
          <w:bottom w:val="nil"/>
          <w:right w:val="nil"/>
          <w:between w:val="nil"/>
        </w:pBdr>
        <w:ind w:left="0"/>
      </w:pPr>
    </w:p>
    <w:p w14:paraId="00000976" w14:textId="77777777" w:rsidR="00EC6469" w:rsidRDefault="001D5FD2">
      <w:r>
        <w:t>✕</w:t>
      </w:r>
    </w:p>
    <w:p w14:paraId="00000977" w14:textId="77777777" w:rsidR="00EC6469" w:rsidRDefault="00EC6469">
      <w:pPr>
        <w:widowControl w:val="0"/>
        <w:pBdr>
          <w:top w:val="nil"/>
          <w:left w:val="nil"/>
          <w:bottom w:val="nil"/>
          <w:right w:val="nil"/>
          <w:between w:val="nil"/>
        </w:pBdr>
        <w:ind w:left="0"/>
      </w:pPr>
    </w:p>
    <w:p w14:paraId="00000978" w14:textId="77777777" w:rsidR="00EC6469" w:rsidRDefault="001D5FD2">
      <w:r>
        <w:t>[hgs-237]</w:t>
      </w:r>
    </w:p>
    <w:p w14:paraId="00000979" w14:textId="77777777" w:rsidR="00EC6469" w:rsidRDefault="00EC6469">
      <w:pPr>
        <w:widowControl w:val="0"/>
        <w:pBdr>
          <w:top w:val="nil"/>
          <w:left w:val="nil"/>
          <w:bottom w:val="nil"/>
          <w:right w:val="nil"/>
          <w:between w:val="nil"/>
        </w:pBdr>
        <w:ind w:left="0"/>
      </w:pPr>
    </w:p>
    <w:p w14:paraId="0000097A" w14:textId="39BA8AE8" w:rsidR="00EC6469" w:rsidRDefault="001D5FD2">
      <w:r>
        <w:lastRenderedPageBreak/>
        <w:t xml:space="preserve">The March 18–27 online session is currently full. Use the registration form to note your interest in this session and we'll contact you if a spot opens </w:t>
      </w:r>
      <w:ins w:id="317" w:author="Jaylene Peterson-Nyren" w:date="2026-05-07T15:10:00Z">
        <w:r w:rsidR="00B45876">
          <w:t xml:space="preserve">up </w:t>
        </w:r>
      </w:ins>
      <w:r>
        <w:t xml:space="preserve">— </w:t>
      </w:r>
      <w:r w:rsidRPr="00EF2626">
        <w:rPr>
          <w:highlight w:val="green"/>
        </w:rPr>
        <w:t>or automatically register you for the August 5–14 session if you prefer.</w:t>
      </w:r>
      <w:ins w:id="318" w:author="Jaylene Peterson-Nyren" w:date="2026-05-07T15:11:00Z">
        <w:r w:rsidR="00B45876">
          <w:t xml:space="preserve"> </w:t>
        </w:r>
      </w:ins>
      <w:ins w:id="319" w:author="Jaylene Peterson-Nyren" w:date="2026-05-07T17:19:00Z">
        <w:r w:rsidR="00D8655E">
          <w:t>(</w:t>
        </w:r>
      </w:ins>
      <w:ins w:id="320" w:author="Jaylene Peterson-Nyren" w:date="2026-05-07T15:11:00Z">
        <w:r w:rsidR="00B45876" w:rsidRPr="00B45876">
          <w:rPr>
            <w:highlight w:val="yellow"/>
            <w:rPrChange w:id="321" w:author="Jaylene Peterson-Nyren" w:date="2026-05-07T15:11:00Z">
              <w:rPr/>
            </w:rPrChange>
          </w:rPr>
          <w:t>Again, is this an automated function?</w:t>
        </w:r>
      </w:ins>
      <w:ins w:id="322" w:author="Jaylene Peterson-Nyren" w:date="2026-05-07T17:19:00Z">
        <w:r w:rsidR="00D8655E">
          <w:t>)</w:t>
        </w:r>
      </w:ins>
    </w:p>
    <w:p w14:paraId="0000097B" w14:textId="77777777" w:rsidR="00EC6469" w:rsidRDefault="00EC6469">
      <w:pPr>
        <w:widowControl w:val="0"/>
        <w:pBdr>
          <w:top w:val="nil"/>
          <w:left w:val="nil"/>
          <w:bottom w:val="nil"/>
          <w:right w:val="nil"/>
          <w:between w:val="nil"/>
        </w:pBdr>
        <w:ind w:left="0"/>
      </w:pPr>
    </w:p>
    <w:p w14:paraId="0000097C" w14:textId="77777777" w:rsidR="00EC6469" w:rsidRDefault="001D5FD2">
      <w:r>
        <w:t>[hgs-238]</w:t>
      </w:r>
    </w:p>
    <w:p w14:paraId="0000097D" w14:textId="77777777" w:rsidR="00EC6469" w:rsidRDefault="00EC6469">
      <w:pPr>
        <w:widowControl w:val="0"/>
        <w:pBdr>
          <w:top w:val="nil"/>
          <w:left w:val="nil"/>
          <w:bottom w:val="nil"/>
          <w:right w:val="nil"/>
          <w:between w:val="nil"/>
        </w:pBdr>
        <w:ind w:left="0"/>
      </w:pPr>
    </w:p>
    <w:p w14:paraId="0000097E" w14:textId="77777777" w:rsidR="00EC6469" w:rsidRDefault="001D5FD2">
      <w:r>
        <w:t>The August online session has open spots and follows the same curriculum. We encourage you to register for August now.</w:t>
      </w:r>
    </w:p>
    <w:p w14:paraId="0000097F" w14:textId="77777777" w:rsidR="00EC6469" w:rsidRDefault="00EC6469">
      <w:pPr>
        <w:widowControl w:val="0"/>
        <w:pBdr>
          <w:top w:val="nil"/>
          <w:left w:val="nil"/>
          <w:bottom w:val="nil"/>
          <w:right w:val="nil"/>
          <w:between w:val="nil"/>
        </w:pBdr>
        <w:ind w:left="0"/>
      </w:pPr>
    </w:p>
    <w:p w14:paraId="00000980" w14:textId="77777777" w:rsidR="00EC6469" w:rsidRDefault="001D5FD2">
      <w:r>
        <w:t>[hgs-239]</w:t>
      </w:r>
    </w:p>
    <w:p w14:paraId="00000981" w14:textId="77777777" w:rsidR="00EC6469" w:rsidRDefault="00EC6469">
      <w:pPr>
        <w:widowControl w:val="0"/>
        <w:pBdr>
          <w:top w:val="nil"/>
          <w:left w:val="nil"/>
          <w:bottom w:val="nil"/>
          <w:right w:val="nil"/>
          <w:between w:val="nil"/>
        </w:pBdr>
        <w:ind w:left="0"/>
      </w:pPr>
    </w:p>
    <w:p w14:paraId="00000982" w14:textId="77777777" w:rsidR="00EC6469" w:rsidRDefault="001D5FD2">
      <w:r>
        <w:t>Join Waitlist / Register for August</w:t>
      </w:r>
    </w:p>
    <w:p w14:paraId="00000983" w14:textId="77777777" w:rsidR="00EC6469" w:rsidRDefault="00EC6469">
      <w:pPr>
        <w:widowControl w:val="0"/>
        <w:pBdr>
          <w:top w:val="nil"/>
          <w:left w:val="nil"/>
          <w:bottom w:val="nil"/>
          <w:right w:val="nil"/>
          <w:between w:val="nil"/>
        </w:pBdr>
        <w:ind w:left="0"/>
      </w:pPr>
    </w:p>
    <w:p w14:paraId="00000984" w14:textId="77777777" w:rsidR="00EC6469" w:rsidRDefault="001D5FD2">
      <w:pPr>
        <w:pStyle w:val="Heading3"/>
      </w:pPr>
      <w:bookmarkStart w:id="323" w:name="_a534ug8vyqa2" w:colFirst="0" w:colLast="0"/>
      <w:bookmarkEnd w:id="323"/>
      <w:r>
        <w:t>Modal — Fairbanks Mil</w:t>
      </w:r>
    </w:p>
    <w:p w14:paraId="00000985" w14:textId="77777777" w:rsidR="00EC6469" w:rsidRDefault="001D5FD2">
      <w:r>
        <w:t>[hgs-240]</w:t>
      </w:r>
    </w:p>
    <w:p w14:paraId="00000986" w14:textId="77777777" w:rsidR="00EC6469" w:rsidRDefault="00EC6469">
      <w:pPr>
        <w:widowControl w:val="0"/>
        <w:pBdr>
          <w:top w:val="nil"/>
          <w:left w:val="nil"/>
          <w:bottom w:val="nil"/>
          <w:right w:val="nil"/>
          <w:between w:val="nil"/>
        </w:pBdr>
        <w:ind w:left="0"/>
      </w:pPr>
    </w:p>
    <w:p w14:paraId="00000987" w14:textId="77777777" w:rsidR="00EC6469" w:rsidRDefault="001D5FD2">
      <w:r>
        <w:t>Military Personnel Healing Group</w:t>
      </w:r>
    </w:p>
    <w:p w14:paraId="00000988" w14:textId="77777777" w:rsidR="00EC6469" w:rsidRDefault="00EC6469">
      <w:pPr>
        <w:widowControl w:val="0"/>
        <w:pBdr>
          <w:top w:val="nil"/>
          <w:left w:val="nil"/>
          <w:bottom w:val="nil"/>
          <w:right w:val="nil"/>
          <w:between w:val="nil"/>
        </w:pBdr>
        <w:ind w:left="0"/>
      </w:pPr>
    </w:p>
    <w:p w14:paraId="00000989" w14:textId="77777777" w:rsidR="00EC6469" w:rsidRDefault="001D5FD2">
      <w:r>
        <w:t>[hgs-241]</w:t>
      </w:r>
    </w:p>
    <w:p w14:paraId="0000098A" w14:textId="77777777" w:rsidR="00EC6469" w:rsidRDefault="00EC6469">
      <w:pPr>
        <w:widowControl w:val="0"/>
        <w:pBdr>
          <w:top w:val="nil"/>
          <w:left w:val="nil"/>
          <w:bottom w:val="nil"/>
          <w:right w:val="nil"/>
          <w:between w:val="nil"/>
        </w:pBdr>
        <w:ind w:left="0"/>
      </w:pPr>
    </w:p>
    <w:p w14:paraId="0000098B" w14:textId="77777777" w:rsidR="00EC6469" w:rsidRDefault="001D5FD2">
      <w:r>
        <w:t>✕</w:t>
      </w:r>
    </w:p>
    <w:p w14:paraId="0000098C" w14:textId="77777777" w:rsidR="00EC6469" w:rsidRDefault="00EC6469">
      <w:pPr>
        <w:widowControl w:val="0"/>
        <w:pBdr>
          <w:top w:val="nil"/>
          <w:left w:val="nil"/>
          <w:bottom w:val="nil"/>
          <w:right w:val="nil"/>
          <w:between w:val="nil"/>
        </w:pBdr>
        <w:ind w:left="0"/>
      </w:pPr>
    </w:p>
    <w:p w14:paraId="0000098D" w14:textId="77777777" w:rsidR="00EC6469" w:rsidRDefault="001D5FD2">
      <w:r>
        <w:t>[hgs-242]</w:t>
      </w:r>
    </w:p>
    <w:p w14:paraId="0000098E" w14:textId="77777777" w:rsidR="00EC6469" w:rsidRDefault="00EC6469">
      <w:pPr>
        <w:widowControl w:val="0"/>
        <w:pBdr>
          <w:top w:val="nil"/>
          <w:left w:val="nil"/>
          <w:bottom w:val="nil"/>
          <w:right w:val="nil"/>
          <w:between w:val="nil"/>
        </w:pBdr>
        <w:ind w:left="0"/>
      </w:pPr>
    </w:p>
    <w:p w14:paraId="0000098F" w14:textId="77777777" w:rsidR="00EC6469" w:rsidRDefault="001D5FD2">
      <w:r>
        <w:t>A healing group specifically for active military personnel, veterans, and their families. Same scripture-based curriculum, same compassionate community — in a setting that honors the unique experiences of those who have served.</w:t>
      </w:r>
    </w:p>
    <w:p w14:paraId="00000990" w14:textId="77777777" w:rsidR="00EC6469" w:rsidRDefault="00EC6469">
      <w:pPr>
        <w:widowControl w:val="0"/>
        <w:pBdr>
          <w:top w:val="nil"/>
          <w:left w:val="nil"/>
          <w:bottom w:val="nil"/>
          <w:right w:val="nil"/>
          <w:between w:val="nil"/>
        </w:pBdr>
        <w:ind w:left="0"/>
      </w:pPr>
    </w:p>
    <w:p w14:paraId="00000991" w14:textId="77777777" w:rsidR="00EC6469" w:rsidRDefault="001D5FD2">
      <w:r>
        <w:t>[hgs-243]</w:t>
      </w:r>
    </w:p>
    <w:p w14:paraId="00000992" w14:textId="77777777" w:rsidR="00EC6469" w:rsidRDefault="00EC6469">
      <w:pPr>
        <w:widowControl w:val="0"/>
        <w:pBdr>
          <w:top w:val="nil"/>
          <w:left w:val="nil"/>
          <w:bottom w:val="nil"/>
          <w:right w:val="nil"/>
          <w:between w:val="nil"/>
        </w:pBdr>
        <w:ind w:left="0"/>
      </w:pPr>
    </w:p>
    <w:p w14:paraId="00000993" w14:textId="77777777" w:rsidR="00EC6469" w:rsidRDefault="001D5FD2">
      <w:r>
        <w:t>Open to active military, veterans, and family members</w:t>
      </w:r>
    </w:p>
    <w:p w14:paraId="00000994" w14:textId="77777777" w:rsidR="00EC6469" w:rsidRDefault="00EC6469">
      <w:pPr>
        <w:widowControl w:val="0"/>
        <w:pBdr>
          <w:top w:val="nil"/>
          <w:left w:val="nil"/>
          <w:bottom w:val="nil"/>
          <w:right w:val="nil"/>
          <w:between w:val="nil"/>
        </w:pBdr>
        <w:ind w:left="0"/>
      </w:pPr>
    </w:p>
    <w:p w14:paraId="00000995" w14:textId="77777777" w:rsidR="00EC6469" w:rsidRDefault="001D5FD2">
      <w:r>
        <w:t>[hgs-244]</w:t>
      </w:r>
    </w:p>
    <w:p w14:paraId="00000996" w14:textId="77777777" w:rsidR="00EC6469" w:rsidRDefault="00EC6469">
      <w:pPr>
        <w:widowControl w:val="0"/>
        <w:pBdr>
          <w:top w:val="nil"/>
          <w:left w:val="nil"/>
          <w:bottom w:val="nil"/>
          <w:right w:val="nil"/>
          <w:between w:val="nil"/>
        </w:pBdr>
        <w:ind w:left="0"/>
      </w:pPr>
    </w:p>
    <w:p w14:paraId="00000997" w14:textId="77777777" w:rsidR="00EC6469" w:rsidRDefault="001D5FD2">
      <w:r>
        <w:t>Confidential and community-supported</w:t>
      </w:r>
    </w:p>
    <w:p w14:paraId="00000998" w14:textId="77777777" w:rsidR="00EC6469" w:rsidRDefault="00EC6469">
      <w:pPr>
        <w:widowControl w:val="0"/>
        <w:pBdr>
          <w:top w:val="nil"/>
          <w:left w:val="nil"/>
          <w:bottom w:val="nil"/>
          <w:right w:val="nil"/>
          <w:between w:val="nil"/>
        </w:pBdr>
        <w:ind w:left="0"/>
      </w:pPr>
    </w:p>
    <w:p w14:paraId="00000999" w14:textId="77777777" w:rsidR="00EC6469" w:rsidRDefault="001D5FD2">
      <w:r>
        <w:t>[hgs-245]</w:t>
      </w:r>
    </w:p>
    <w:p w14:paraId="0000099A" w14:textId="77777777" w:rsidR="00EC6469" w:rsidRDefault="00EC6469">
      <w:pPr>
        <w:widowControl w:val="0"/>
        <w:pBdr>
          <w:top w:val="nil"/>
          <w:left w:val="nil"/>
          <w:bottom w:val="nil"/>
          <w:right w:val="nil"/>
          <w:between w:val="nil"/>
        </w:pBdr>
        <w:ind w:left="0"/>
      </w:pPr>
    </w:p>
    <w:p w14:paraId="0000099B" w14:textId="77777777" w:rsidR="00EC6469" w:rsidRDefault="001D5FD2">
      <w:r>
        <w:t>All faith backgrounds welcome</w:t>
      </w:r>
    </w:p>
    <w:p w14:paraId="0000099C" w14:textId="77777777" w:rsidR="00EC6469" w:rsidRDefault="00EC6469">
      <w:pPr>
        <w:widowControl w:val="0"/>
        <w:pBdr>
          <w:top w:val="nil"/>
          <w:left w:val="nil"/>
          <w:bottom w:val="nil"/>
          <w:right w:val="nil"/>
          <w:between w:val="nil"/>
        </w:pBdr>
        <w:ind w:left="0"/>
      </w:pPr>
    </w:p>
    <w:p w14:paraId="0000099D" w14:textId="77777777" w:rsidR="00EC6469" w:rsidRDefault="001D5FD2">
      <w:r>
        <w:t>[hgs-246]</w:t>
      </w:r>
    </w:p>
    <w:p w14:paraId="0000099E" w14:textId="77777777" w:rsidR="00EC6469" w:rsidRDefault="00EC6469">
      <w:pPr>
        <w:widowControl w:val="0"/>
        <w:pBdr>
          <w:top w:val="nil"/>
          <w:left w:val="nil"/>
          <w:bottom w:val="nil"/>
          <w:right w:val="nil"/>
          <w:between w:val="nil"/>
        </w:pBdr>
        <w:ind w:left="0"/>
      </w:pPr>
    </w:p>
    <w:p w14:paraId="0000099F" w14:textId="6B0E0916" w:rsidR="00EC6469" w:rsidRDefault="001D5FD2">
      <w:r>
        <w:t>Lunch provided</w:t>
      </w:r>
    </w:p>
    <w:p w14:paraId="000009A0" w14:textId="77777777" w:rsidR="00EC6469" w:rsidRDefault="00EC6469">
      <w:pPr>
        <w:widowControl w:val="0"/>
        <w:pBdr>
          <w:top w:val="nil"/>
          <w:left w:val="nil"/>
          <w:bottom w:val="nil"/>
          <w:right w:val="nil"/>
          <w:between w:val="nil"/>
        </w:pBdr>
        <w:ind w:left="0"/>
      </w:pPr>
    </w:p>
    <w:p w14:paraId="000009A1" w14:textId="77777777" w:rsidR="00EC6469" w:rsidRDefault="001D5FD2">
      <w:r>
        <w:t>[hgs-247]</w:t>
      </w:r>
    </w:p>
    <w:p w14:paraId="000009A2" w14:textId="77777777" w:rsidR="00EC6469" w:rsidRDefault="00EC6469">
      <w:pPr>
        <w:widowControl w:val="0"/>
        <w:pBdr>
          <w:top w:val="nil"/>
          <w:left w:val="nil"/>
          <w:bottom w:val="nil"/>
          <w:right w:val="nil"/>
          <w:between w:val="nil"/>
        </w:pBdr>
        <w:ind w:left="0"/>
      </w:pPr>
    </w:p>
    <w:p w14:paraId="000009A3" w14:textId="77777777" w:rsidR="00EC6469" w:rsidRDefault="001D5FD2">
      <w:r>
        <w:t>Ages 18+</w:t>
      </w:r>
    </w:p>
    <w:p w14:paraId="000009A4" w14:textId="77777777" w:rsidR="00EC6469" w:rsidRDefault="00EC6469">
      <w:pPr>
        <w:widowControl w:val="0"/>
        <w:pBdr>
          <w:top w:val="nil"/>
          <w:left w:val="nil"/>
          <w:bottom w:val="nil"/>
          <w:right w:val="nil"/>
          <w:between w:val="nil"/>
        </w:pBdr>
        <w:ind w:left="0"/>
      </w:pPr>
    </w:p>
    <w:p w14:paraId="000009A5" w14:textId="77777777" w:rsidR="00EC6469" w:rsidRDefault="001D5FD2">
      <w:r>
        <w:t>[hgs-248]</w:t>
      </w:r>
    </w:p>
    <w:p w14:paraId="000009A6" w14:textId="77777777" w:rsidR="00EC6469" w:rsidRDefault="00EC6469">
      <w:pPr>
        <w:widowControl w:val="0"/>
        <w:pBdr>
          <w:top w:val="nil"/>
          <w:left w:val="nil"/>
          <w:bottom w:val="nil"/>
          <w:right w:val="nil"/>
          <w:between w:val="nil"/>
        </w:pBdr>
        <w:ind w:left="0"/>
      </w:pPr>
    </w:p>
    <w:p w14:paraId="000009A7" w14:textId="77777777" w:rsidR="00EC6469" w:rsidRDefault="001D5FD2">
      <w:r>
        <w:t>Register Now</w:t>
      </w:r>
    </w:p>
    <w:p w14:paraId="000009A8" w14:textId="77777777" w:rsidR="00EC6469" w:rsidRDefault="00EC6469">
      <w:pPr>
        <w:widowControl w:val="0"/>
        <w:pBdr>
          <w:top w:val="nil"/>
          <w:left w:val="nil"/>
          <w:bottom w:val="nil"/>
          <w:right w:val="nil"/>
          <w:between w:val="nil"/>
        </w:pBdr>
        <w:ind w:left="0"/>
      </w:pPr>
    </w:p>
    <w:p w14:paraId="000009A9" w14:textId="77777777" w:rsidR="00EC6469" w:rsidRDefault="001D5FD2">
      <w:pPr>
        <w:pStyle w:val="Heading3"/>
      </w:pPr>
      <w:bookmarkStart w:id="324" w:name="_d9fdhhjdrxe0" w:colFirst="0" w:colLast="0"/>
      <w:bookmarkEnd w:id="324"/>
      <w:r>
        <w:t>Modal — Winnebago</w:t>
      </w:r>
    </w:p>
    <w:p w14:paraId="000009AA" w14:textId="77777777" w:rsidR="00EC6469" w:rsidRDefault="001D5FD2">
      <w:r>
        <w:t>[hgs-249]</w:t>
      </w:r>
    </w:p>
    <w:p w14:paraId="000009AB" w14:textId="77777777" w:rsidR="00EC6469" w:rsidRDefault="00EC6469">
      <w:pPr>
        <w:widowControl w:val="0"/>
        <w:pBdr>
          <w:top w:val="nil"/>
          <w:left w:val="nil"/>
          <w:bottom w:val="nil"/>
          <w:right w:val="nil"/>
          <w:between w:val="nil"/>
        </w:pBdr>
        <w:ind w:left="0"/>
      </w:pPr>
    </w:p>
    <w:p w14:paraId="000009AC" w14:textId="77777777" w:rsidR="00EC6469" w:rsidRDefault="001D5FD2">
      <w:r w:rsidRPr="00EB53F5">
        <w:rPr>
          <w:rPrChange w:id="325" w:author="Jaylene Peterson-Nyren" w:date="2026-05-07T14:23:00Z">
            <w:rPr>
              <w:highlight w:val="green"/>
            </w:rPr>
          </w:rPrChange>
        </w:rPr>
        <w:t>Healing Group + Equipping · Winnebago, NE</w:t>
      </w:r>
    </w:p>
    <w:p w14:paraId="000009AD" w14:textId="77777777" w:rsidR="00EC6469" w:rsidRDefault="00EC6469">
      <w:pPr>
        <w:widowControl w:val="0"/>
        <w:pBdr>
          <w:top w:val="nil"/>
          <w:left w:val="nil"/>
          <w:bottom w:val="nil"/>
          <w:right w:val="nil"/>
          <w:between w:val="nil"/>
        </w:pBdr>
        <w:ind w:left="0"/>
      </w:pPr>
    </w:p>
    <w:p w14:paraId="000009AE" w14:textId="77777777" w:rsidR="00EC6469" w:rsidRDefault="001D5FD2">
      <w:r>
        <w:t>[hgs-250]</w:t>
      </w:r>
    </w:p>
    <w:p w14:paraId="000009AF" w14:textId="77777777" w:rsidR="00EC6469" w:rsidRDefault="00EC6469">
      <w:pPr>
        <w:widowControl w:val="0"/>
        <w:pBdr>
          <w:top w:val="nil"/>
          <w:left w:val="nil"/>
          <w:bottom w:val="nil"/>
          <w:right w:val="nil"/>
          <w:between w:val="nil"/>
        </w:pBdr>
        <w:ind w:left="0"/>
      </w:pPr>
    </w:p>
    <w:p w14:paraId="000009B0" w14:textId="77777777" w:rsidR="00EC6469" w:rsidRDefault="001D5FD2">
      <w:r>
        <w:t>✕</w:t>
      </w:r>
    </w:p>
    <w:p w14:paraId="000009B1" w14:textId="77777777" w:rsidR="00EC6469" w:rsidRDefault="00EC6469">
      <w:pPr>
        <w:widowControl w:val="0"/>
        <w:pBdr>
          <w:top w:val="nil"/>
          <w:left w:val="nil"/>
          <w:bottom w:val="nil"/>
          <w:right w:val="nil"/>
          <w:between w:val="nil"/>
        </w:pBdr>
        <w:ind w:left="0"/>
      </w:pPr>
    </w:p>
    <w:p w14:paraId="000009B2" w14:textId="77777777" w:rsidR="00EC6469" w:rsidRDefault="001D5FD2">
      <w:r>
        <w:t>[hgs-251]</w:t>
      </w:r>
    </w:p>
    <w:p w14:paraId="000009B3" w14:textId="77777777" w:rsidR="00EC6469" w:rsidRDefault="00EC6469">
      <w:pPr>
        <w:widowControl w:val="0"/>
        <w:pBdr>
          <w:top w:val="nil"/>
          <w:left w:val="nil"/>
          <w:bottom w:val="nil"/>
          <w:right w:val="nil"/>
          <w:between w:val="nil"/>
        </w:pBdr>
        <w:ind w:left="0"/>
      </w:pPr>
    </w:p>
    <w:p w14:paraId="000009B4" w14:textId="77777777" w:rsidR="00EC6469" w:rsidRDefault="001D5FD2">
      <w:r>
        <w:t>A unique combined event: experience a full healing group and receive facilitator equipping training in the same week. Ideal for community leaders, pastors, and anyone who wants to bring healing groups to their own community.</w:t>
      </w:r>
    </w:p>
    <w:p w14:paraId="000009B5" w14:textId="77777777" w:rsidR="00EC6469" w:rsidRDefault="00EC6469">
      <w:pPr>
        <w:widowControl w:val="0"/>
        <w:pBdr>
          <w:top w:val="nil"/>
          <w:left w:val="nil"/>
          <w:bottom w:val="nil"/>
          <w:right w:val="nil"/>
          <w:between w:val="nil"/>
        </w:pBdr>
        <w:ind w:left="0"/>
      </w:pPr>
    </w:p>
    <w:p w14:paraId="000009B6" w14:textId="77777777" w:rsidR="00EC6469" w:rsidRDefault="001D5FD2">
      <w:r>
        <w:lastRenderedPageBreak/>
        <w:t>[hgs-252]</w:t>
      </w:r>
    </w:p>
    <w:p w14:paraId="000009B7" w14:textId="77777777" w:rsidR="00EC6469" w:rsidRDefault="00EC6469">
      <w:pPr>
        <w:widowControl w:val="0"/>
        <w:pBdr>
          <w:top w:val="nil"/>
          <w:left w:val="nil"/>
          <w:bottom w:val="nil"/>
          <w:right w:val="nil"/>
          <w:between w:val="nil"/>
        </w:pBdr>
        <w:ind w:left="0"/>
      </w:pPr>
    </w:p>
    <w:p w14:paraId="000009B8" w14:textId="77777777" w:rsidR="00EC6469" w:rsidRDefault="001D5FD2">
      <w:r>
        <w:t>Attend healing group sessions as a participant</w:t>
      </w:r>
    </w:p>
    <w:p w14:paraId="000009B9" w14:textId="77777777" w:rsidR="00EC6469" w:rsidRDefault="00EC6469">
      <w:pPr>
        <w:widowControl w:val="0"/>
        <w:pBdr>
          <w:top w:val="nil"/>
          <w:left w:val="nil"/>
          <w:bottom w:val="nil"/>
          <w:right w:val="nil"/>
          <w:between w:val="nil"/>
        </w:pBdr>
        <w:ind w:left="0"/>
      </w:pPr>
    </w:p>
    <w:p w14:paraId="000009BA" w14:textId="77777777" w:rsidR="00EC6469" w:rsidRDefault="001D5FD2">
      <w:r>
        <w:t>[hgs-253]</w:t>
      </w:r>
    </w:p>
    <w:p w14:paraId="000009BB" w14:textId="77777777" w:rsidR="00EC6469" w:rsidRDefault="00EC6469">
      <w:pPr>
        <w:widowControl w:val="0"/>
        <w:pBdr>
          <w:top w:val="nil"/>
          <w:left w:val="nil"/>
          <w:bottom w:val="nil"/>
          <w:right w:val="nil"/>
          <w:between w:val="nil"/>
        </w:pBdr>
        <w:ind w:left="0"/>
      </w:pPr>
    </w:p>
    <w:p w14:paraId="000009BC" w14:textId="77777777" w:rsidR="00EC6469" w:rsidRDefault="001D5FD2">
      <w:r>
        <w:t>Receive facilitator training to lead your own groups</w:t>
      </w:r>
    </w:p>
    <w:p w14:paraId="000009BD" w14:textId="77777777" w:rsidR="00EC6469" w:rsidRDefault="00EC6469">
      <w:pPr>
        <w:widowControl w:val="0"/>
        <w:pBdr>
          <w:top w:val="nil"/>
          <w:left w:val="nil"/>
          <w:bottom w:val="nil"/>
          <w:right w:val="nil"/>
          <w:between w:val="nil"/>
        </w:pBdr>
        <w:ind w:left="0"/>
      </w:pPr>
    </w:p>
    <w:p w14:paraId="000009BE" w14:textId="77777777" w:rsidR="00EC6469" w:rsidRDefault="001D5FD2">
      <w:r>
        <w:t>[hgs-254]</w:t>
      </w:r>
    </w:p>
    <w:p w14:paraId="000009BF" w14:textId="77777777" w:rsidR="00EC6469" w:rsidRDefault="00EC6469">
      <w:pPr>
        <w:widowControl w:val="0"/>
        <w:pBdr>
          <w:top w:val="nil"/>
          <w:left w:val="nil"/>
          <w:bottom w:val="nil"/>
          <w:right w:val="nil"/>
          <w:between w:val="nil"/>
        </w:pBdr>
        <w:ind w:left="0"/>
      </w:pPr>
    </w:p>
    <w:p w14:paraId="000009C0" w14:textId="77777777" w:rsidR="00EC6469" w:rsidRDefault="001D5FD2">
      <w:r>
        <w:t>Leave equipped and empowered to multiply healing in your community</w:t>
      </w:r>
    </w:p>
    <w:p w14:paraId="000009C1" w14:textId="77777777" w:rsidR="00EC6469" w:rsidRDefault="00EC6469">
      <w:pPr>
        <w:widowControl w:val="0"/>
        <w:pBdr>
          <w:top w:val="nil"/>
          <w:left w:val="nil"/>
          <w:bottom w:val="nil"/>
          <w:right w:val="nil"/>
          <w:between w:val="nil"/>
        </w:pBdr>
        <w:ind w:left="0"/>
      </w:pPr>
    </w:p>
    <w:p w14:paraId="000009C2" w14:textId="77777777" w:rsidR="00EC6469" w:rsidRDefault="001D5FD2">
      <w:r>
        <w:t>[hgs-255]</w:t>
      </w:r>
    </w:p>
    <w:p w14:paraId="000009C3" w14:textId="77777777" w:rsidR="00EC6469" w:rsidRDefault="00EC6469">
      <w:pPr>
        <w:widowControl w:val="0"/>
        <w:pBdr>
          <w:top w:val="nil"/>
          <w:left w:val="nil"/>
          <w:bottom w:val="nil"/>
          <w:right w:val="nil"/>
          <w:between w:val="nil"/>
        </w:pBdr>
        <w:ind w:left="0"/>
      </w:pPr>
    </w:p>
    <w:p w14:paraId="000009C4" w14:textId="77777777" w:rsidR="00EC6469" w:rsidRDefault="001D5FD2">
      <w:r>
        <w:t>Lunch provided daily · All welcome · Ages 18+</w:t>
      </w:r>
    </w:p>
    <w:p w14:paraId="000009C5" w14:textId="77777777" w:rsidR="00EC6469" w:rsidRDefault="00EC6469">
      <w:pPr>
        <w:widowControl w:val="0"/>
        <w:pBdr>
          <w:top w:val="nil"/>
          <w:left w:val="nil"/>
          <w:bottom w:val="nil"/>
          <w:right w:val="nil"/>
          <w:between w:val="nil"/>
        </w:pBdr>
        <w:ind w:left="0"/>
      </w:pPr>
    </w:p>
    <w:p w14:paraId="000009C6" w14:textId="77777777" w:rsidR="00EC6469" w:rsidRDefault="001D5FD2">
      <w:r>
        <w:t>[hgs-256]</w:t>
      </w:r>
    </w:p>
    <w:p w14:paraId="000009C7" w14:textId="77777777" w:rsidR="00EC6469" w:rsidRDefault="00EC6469">
      <w:pPr>
        <w:widowControl w:val="0"/>
        <w:pBdr>
          <w:top w:val="nil"/>
          <w:left w:val="nil"/>
          <w:bottom w:val="nil"/>
          <w:right w:val="nil"/>
          <w:between w:val="nil"/>
        </w:pBdr>
        <w:ind w:left="0"/>
      </w:pPr>
    </w:p>
    <w:p w14:paraId="000009C8" w14:textId="77777777" w:rsidR="00EC6469" w:rsidRDefault="001D5FD2">
      <w:r>
        <w:t>Register Now</w:t>
      </w:r>
    </w:p>
    <w:p w14:paraId="000009C9" w14:textId="77777777" w:rsidR="00EC6469" w:rsidRDefault="00EC6469">
      <w:pPr>
        <w:widowControl w:val="0"/>
        <w:pBdr>
          <w:top w:val="nil"/>
          <w:left w:val="nil"/>
          <w:bottom w:val="nil"/>
          <w:right w:val="nil"/>
          <w:between w:val="nil"/>
        </w:pBdr>
        <w:ind w:left="0"/>
      </w:pPr>
    </w:p>
    <w:p w14:paraId="000009CA" w14:textId="77777777" w:rsidR="00EC6469" w:rsidRDefault="001D5FD2">
      <w:pPr>
        <w:pStyle w:val="Heading3"/>
      </w:pPr>
      <w:bookmarkStart w:id="326" w:name="_9c88eakuu3c4" w:colFirst="0" w:colLast="0"/>
      <w:bookmarkEnd w:id="326"/>
      <w:r>
        <w:t>Modal — Fairbanks May</w:t>
      </w:r>
    </w:p>
    <w:p w14:paraId="000009CB" w14:textId="77777777" w:rsidR="00EC6469" w:rsidRDefault="001D5FD2">
      <w:r>
        <w:t>[hgs-257]</w:t>
      </w:r>
    </w:p>
    <w:p w14:paraId="000009CC" w14:textId="77777777" w:rsidR="00EC6469" w:rsidRDefault="00EC6469">
      <w:pPr>
        <w:widowControl w:val="0"/>
        <w:pBdr>
          <w:top w:val="nil"/>
          <w:left w:val="nil"/>
          <w:bottom w:val="nil"/>
          <w:right w:val="nil"/>
          <w:between w:val="nil"/>
        </w:pBdr>
        <w:ind w:left="0"/>
      </w:pPr>
    </w:p>
    <w:p w14:paraId="000009CD" w14:textId="77777777" w:rsidR="00EC6469" w:rsidRDefault="001D5FD2">
      <w:r>
        <w:t>Community Healing Group · Fairbanks, AK</w:t>
      </w:r>
    </w:p>
    <w:p w14:paraId="000009CE" w14:textId="77777777" w:rsidR="00EC6469" w:rsidRDefault="00EC6469">
      <w:pPr>
        <w:widowControl w:val="0"/>
        <w:pBdr>
          <w:top w:val="nil"/>
          <w:left w:val="nil"/>
          <w:bottom w:val="nil"/>
          <w:right w:val="nil"/>
          <w:between w:val="nil"/>
        </w:pBdr>
        <w:ind w:left="0"/>
      </w:pPr>
    </w:p>
    <w:p w14:paraId="000009CF" w14:textId="77777777" w:rsidR="00EC6469" w:rsidRDefault="001D5FD2">
      <w:r>
        <w:t>[hgs-258]</w:t>
      </w:r>
    </w:p>
    <w:p w14:paraId="000009D0" w14:textId="77777777" w:rsidR="00EC6469" w:rsidRDefault="00EC6469">
      <w:pPr>
        <w:widowControl w:val="0"/>
        <w:pBdr>
          <w:top w:val="nil"/>
          <w:left w:val="nil"/>
          <w:bottom w:val="nil"/>
          <w:right w:val="nil"/>
          <w:between w:val="nil"/>
        </w:pBdr>
        <w:ind w:left="0"/>
      </w:pPr>
    </w:p>
    <w:p w14:paraId="000009D1" w14:textId="77777777" w:rsidR="00EC6469" w:rsidRDefault="001D5FD2">
      <w:r>
        <w:t>✕</w:t>
      </w:r>
    </w:p>
    <w:p w14:paraId="000009D2" w14:textId="77777777" w:rsidR="00EC6469" w:rsidRDefault="00EC6469">
      <w:pPr>
        <w:widowControl w:val="0"/>
        <w:pBdr>
          <w:top w:val="nil"/>
          <w:left w:val="nil"/>
          <w:bottom w:val="nil"/>
          <w:right w:val="nil"/>
          <w:between w:val="nil"/>
        </w:pBdr>
        <w:ind w:left="0"/>
      </w:pPr>
    </w:p>
    <w:p w14:paraId="000009D3" w14:textId="77777777" w:rsidR="00EC6469" w:rsidRDefault="001D5FD2">
      <w:r>
        <w:t>[hgs-259]</w:t>
      </w:r>
    </w:p>
    <w:p w14:paraId="000009D4" w14:textId="77777777" w:rsidR="00EC6469" w:rsidRDefault="00EC6469">
      <w:pPr>
        <w:widowControl w:val="0"/>
        <w:pBdr>
          <w:top w:val="nil"/>
          <w:left w:val="nil"/>
          <w:bottom w:val="nil"/>
          <w:right w:val="nil"/>
          <w:between w:val="nil"/>
        </w:pBdr>
        <w:ind w:left="0"/>
      </w:pPr>
    </w:p>
    <w:p w14:paraId="000009D5" w14:textId="77777777" w:rsidR="00EC6469" w:rsidRDefault="001D5FD2">
      <w:r>
        <w:t>A typical Fairbanks healing group schedule:</w:t>
      </w:r>
    </w:p>
    <w:p w14:paraId="000009D6" w14:textId="77777777" w:rsidR="00EC6469" w:rsidRDefault="00EC6469">
      <w:pPr>
        <w:widowControl w:val="0"/>
        <w:pBdr>
          <w:top w:val="nil"/>
          <w:left w:val="nil"/>
          <w:bottom w:val="nil"/>
          <w:right w:val="nil"/>
          <w:between w:val="nil"/>
        </w:pBdr>
        <w:ind w:left="0"/>
      </w:pPr>
    </w:p>
    <w:p w14:paraId="000009D7" w14:textId="77777777" w:rsidR="00EC6469" w:rsidRDefault="001D5FD2">
      <w:r>
        <w:t>[hgs-260]</w:t>
      </w:r>
    </w:p>
    <w:p w14:paraId="000009D8" w14:textId="77777777" w:rsidR="00EC6469" w:rsidRDefault="00EC6469">
      <w:pPr>
        <w:widowControl w:val="0"/>
        <w:pBdr>
          <w:top w:val="nil"/>
          <w:left w:val="nil"/>
          <w:bottom w:val="nil"/>
          <w:right w:val="nil"/>
          <w:between w:val="nil"/>
        </w:pBdr>
        <w:ind w:left="0"/>
      </w:pPr>
    </w:p>
    <w:p w14:paraId="000009D9" w14:textId="77777777" w:rsidR="00EC6469" w:rsidRDefault="001D5FD2">
      <w:r>
        <w:lastRenderedPageBreak/>
        <w:t>Wednesday: Noon – 4:30 PM (includes lunch)</w:t>
      </w:r>
    </w:p>
    <w:p w14:paraId="000009DA" w14:textId="77777777" w:rsidR="00EC6469" w:rsidRDefault="00EC6469">
      <w:pPr>
        <w:widowControl w:val="0"/>
        <w:pBdr>
          <w:top w:val="nil"/>
          <w:left w:val="nil"/>
          <w:bottom w:val="nil"/>
          <w:right w:val="nil"/>
          <w:between w:val="nil"/>
        </w:pBdr>
        <w:ind w:left="0"/>
      </w:pPr>
    </w:p>
    <w:p w14:paraId="000009DB" w14:textId="77777777" w:rsidR="00EC6469" w:rsidRDefault="001D5FD2">
      <w:r>
        <w:t>[hgs-261]</w:t>
      </w:r>
    </w:p>
    <w:p w14:paraId="000009DC" w14:textId="77777777" w:rsidR="00EC6469" w:rsidRDefault="00EC6469">
      <w:pPr>
        <w:widowControl w:val="0"/>
        <w:pBdr>
          <w:top w:val="nil"/>
          <w:left w:val="nil"/>
          <w:bottom w:val="nil"/>
          <w:right w:val="nil"/>
          <w:between w:val="nil"/>
        </w:pBdr>
        <w:ind w:left="0"/>
      </w:pPr>
    </w:p>
    <w:p w14:paraId="000009DD" w14:textId="77777777" w:rsidR="00EC6469" w:rsidRDefault="001D5FD2">
      <w:r>
        <w:t>Thursday: 9 AM – 4:30 PM (includes lunch)</w:t>
      </w:r>
    </w:p>
    <w:p w14:paraId="000009DE" w14:textId="77777777" w:rsidR="00EC6469" w:rsidRDefault="00EC6469">
      <w:pPr>
        <w:widowControl w:val="0"/>
        <w:pBdr>
          <w:top w:val="nil"/>
          <w:left w:val="nil"/>
          <w:bottom w:val="nil"/>
          <w:right w:val="nil"/>
          <w:between w:val="nil"/>
        </w:pBdr>
        <w:ind w:left="0"/>
      </w:pPr>
    </w:p>
    <w:p w14:paraId="000009DF" w14:textId="77777777" w:rsidR="00EC6469" w:rsidRDefault="001D5FD2">
      <w:r>
        <w:t>[hgs-262]</w:t>
      </w:r>
    </w:p>
    <w:p w14:paraId="000009E0" w14:textId="77777777" w:rsidR="00EC6469" w:rsidRDefault="00EC6469">
      <w:pPr>
        <w:widowControl w:val="0"/>
        <w:pBdr>
          <w:top w:val="nil"/>
          <w:left w:val="nil"/>
          <w:bottom w:val="nil"/>
          <w:right w:val="nil"/>
          <w:between w:val="nil"/>
        </w:pBdr>
        <w:ind w:left="0"/>
      </w:pPr>
    </w:p>
    <w:p w14:paraId="000009E1" w14:textId="77777777" w:rsidR="00EC6469" w:rsidRDefault="001D5FD2">
      <w:r>
        <w:t>Friday: 9 AM – 1:00 PM (includes lunch)</w:t>
      </w:r>
    </w:p>
    <w:p w14:paraId="000009E2" w14:textId="77777777" w:rsidR="00EC6469" w:rsidRDefault="00EC6469">
      <w:pPr>
        <w:widowControl w:val="0"/>
        <w:pBdr>
          <w:top w:val="nil"/>
          <w:left w:val="nil"/>
          <w:bottom w:val="nil"/>
          <w:right w:val="nil"/>
          <w:between w:val="nil"/>
        </w:pBdr>
        <w:ind w:left="0"/>
      </w:pPr>
    </w:p>
    <w:p w14:paraId="000009E3" w14:textId="77777777" w:rsidR="00EC6469" w:rsidRDefault="001D5FD2">
      <w:r>
        <w:t>[hgs-263]</w:t>
      </w:r>
    </w:p>
    <w:p w14:paraId="000009E4" w14:textId="77777777" w:rsidR="00EC6469" w:rsidRDefault="00EC6469">
      <w:pPr>
        <w:widowControl w:val="0"/>
        <w:pBdr>
          <w:top w:val="nil"/>
          <w:left w:val="nil"/>
          <w:bottom w:val="nil"/>
          <w:right w:val="nil"/>
          <w:between w:val="nil"/>
        </w:pBdr>
        <w:ind w:left="0"/>
      </w:pPr>
    </w:p>
    <w:p w14:paraId="000009E5" w14:textId="77777777" w:rsidR="00EC6469" w:rsidRDefault="001D5FD2">
      <w:r>
        <w:t>Open to all community members · Ages 18+ · All backgrounds welcome</w:t>
      </w:r>
    </w:p>
    <w:p w14:paraId="000009E6" w14:textId="77777777" w:rsidR="00EC6469" w:rsidRDefault="00EC6469">
      <w:pPr>
        <w:widowControl w:val="0"/>
        <w:pBdr>
          <w:top w:val="nil"/>
          <w:left w:val="nil"/>
          <w:bottom w:val="nil"/>
          <w:right w:val="nil"/>
          <w:between w:val="nil"/>
        </w:pBdr>
        <w:ind w:left="0"/>
      </w:pPr>
    </w:p>
    <w:p w14:paraId="000009E7" w14:textId="77777777" w:rsidR="00EC6469" w:rsidRDefault="001D5FD2">
      <w:r>
        <w:t>[hgs-264]</w:t>
      </w:r>
    </w:p>
    <w:p w14:paraId="000009E8" w14:textId="77777777" w:rsidR="00EC6469" w:rsidRDefault="00EC6469">
      <w:pPr>
        <w:widowControl w:val="0"/>
        <w:pBdr>
          <w:top w:val="nil"/>
          <w:left w:val="nil"/>
          <w:bottom w:val="nil"/>
          <w:right w:val="nil"/>
          <w:between w:val="nil"/>
        </w:pBdr>
        <w:ind w:left="0"/>
      </w:pPr>
    </w:p>
    <w:p w14:paraId="000009E9" w14:textId="77777777" w:rsidR="00EC6469" w:rsidRDefault="001D5FD2">
      <w:r>
        <w:t>Register Now</w:t>
      </w:r>
    </w:p>
    <w:p w14:paraId="000009EA" w14:textId="77777777" w:rsidR="00EC6469" w:rsidRDefault="00EC6469">
      <w:pPr>
        <w:widowControl w:val="0"/>
        <w:pBdr>
          <w:top w:val="nil"/>
          <w:left w:val="nil"/>
          <w:bottom w:val="nil"/>
          <w:right w:val="nil"/>
          <w:between w:val="nil"/>
        </w:pBdr>
        <w:ind w:left="0"/>
      </w:pPr>
    </w:p>
    <w:p w14:paraId="000009EB" w14:textId="77777777" w:rsidR="00EC6469" w:rsidRDefault="001D5FD2">
      <w:pPr>
        <w:pStyle w:val="Heading3"/>
      </w:pPr>
      <w:bookmarkStart w:id="327" w:name="_tyncxcinzx1m" w:colFirst="0" w:colLast="0"/>
      <w:bookmarkEnd w:id="327"/>
      <w:r>
        <w:t>Modal — Aug Online</w:t>
      </w:r>
    </w:p>
    <w:p w14:paraId="000009EC" w14:textId="77777777" w:rsidR="00EC6469" w:rsidRDefault="001D5FD2">
      <w:r>
        <w:t>[hgs-265]</w:t>
      </w:r>
    </w:p>
    <w:p w14:paraId="000009ED" w14:textId="77777777" w:rsidR="00EC6469" w:rsidRDefault="00EC6469">
      <w:pPr>
        <w:widowControl w:val="0"/>
        <w:pBdr>
          <w:top w:val="nil"/>
          <w:left w:val="nil"/>
          <w:bottom w:val="nil"/>
          <w:right w:val="nil"/>
          <w:between w:val="nil"/>
        </w:pBdr>
        <w:ind w:left="0"/>
      </w:pPr>
    </w:p>
    <w:p w14:paraId="000009EE" w14:textId="77777777" w:rsidR="00EC6469" w:rsidRDefault="001D5FD2">
      <w:r>
        <w:t>Online Healing Group · August 2026</w:t>
      </w:r>
    </w:p>
    <w:p w14:paraId="000009EF" w14:textId="77777777" w:rsidR="00EC6469" w:rsidRDefault="00EC6469">
      <w:pPr>
        <w:widowControl w:val="0"/>
        <w:pBdr>
          <w:top w:val="nil"/>
          <w:left w:val="nil"/>
          <w:bottom w:val="nil"/>
          <w:right w:val="nil"/>
          <w:between w:val="nil"/>
        </w:pBdr>
        <w:ind w:left="0"/>
      </w:pPr>
    </w:p>
    <w:p w14:paraId="000009F0" w14:textId="77777777" w:rsidR="00EC6469" w:rsidRDefault="001D5FD2">
      <w:r>
        <w:t>[hgs-266]</w:t>
      </w:r>
    </w:p>
    <w:p w14:paraId="000009F1" w14:textId="77777777" w:rsidR="00EC6469" w:rsidRDefault="00EC6469">
      <w:pPr>
        <w:widowControl w:val="0"/>
        <w:pBdr>
          <w:top w:val="nil"/>
          <w:left w:val="nil"/>
          <w:bottom w:val="nil"/>
          <w:right w:val="nil"/>
          <w:between w:val="nil"/>
        </w:pBdr>
        <w:ind w:left="0"/>
      </w:pPr>
    </w:p>
    <w:p w14:paraId="000009F2" w14:textId="77777777" w:rsidR="00EC6469" w:rsidRDefault="001D5FD2">
      <w:r>
        <w:t>✕</w:t>
      </w:r>
    </w:p>
    <w:p w14:paraId="000009F3" w14:textId="77777777" w:rsidR="00EC6469" w:rsidRDefault="00EC6469">
      <w:pPr>
        <w:widowControl w:val="0"/>
        <w:pBdr>
          <w:top w:val="nil"/>
          <w:left w:val="nil"/>
          <w:bottom w:val="nil"/>
          <w:right w:val="nil"/>
          <w:between w:val="nil"/>
        </w:pBdr>
        <w:ind w:left="0"/>
      </w:pPr>
    </w:p>
    <w:p w14:paraId="000009F4" w14:textId="77777777" w:rsidR="00EC6469" w:rsidRDefault="001D5FD2">
      <w:r>
        <w:t>[hgs-267]</w:t>
      </w:r>
    </w:p>
    <w:p w14:paraId="000009F5" w14:textId="77777777" w:rsidR="00EC6469" w:rsidRDefault="00EC6469">
      <w:pPr>
        <w:widowControl w:val="0"/>
        <w:pBdr>
          <w:top w:val="nil"/>
          <w:left w:val="nil"/>
          <w:bottom w:val="nil"/>
          <w:right w:val="nil"/>
          <w:between w:val="nil"/>
        </w:pBdr>
        <w:ind w:left="0"/>
      </w:pPr>
    </w:p>
    <w:p w14:paraId="000009F6" w14:textId="20439101" w:rsidR="00EC6469" w:rsidRDefault="00155890">
      <w:r>
        <w:t xml:space="preserve">Three hours over six days in a </w:t>
      </w:r>
      <w:r w:rsidR="001D5FD2">
        <w:t>two-week</w:t>
      </w:r>
      <w:r>
        <w:t xml:space="preserve"> window </w:t>
      </w:r>
      <w:r w:rsidR="001D5FD2">
        <w:t>using Zoom. Ideal for participants who cannot travel or prefer to join from home. The same full curriculum, the same community experience, the same scripture-grounded healing.</w:t>
      </w:r>
    </w:p>
    <w:p w14:paraId="000009F7" w14:textId="77777777" w:rsidR="00EC6469" w:rsidRDefault="00EC6469">
      <w:pPr>
        <w:widowControl w:val="0"/>
        <w:pBdr>
          <w:top w:val="nil"/>
          <w:left w:val="nil"/>
          <w:bottom w:val="nil"/>
          <w:right w:val="nil"/>
          <w:between w:val="nil"/>
        </w:pBdr>
        <w:ind w:left="0"/>
      </w:pPr>
    </w:p>
    <w:p w14:paraId="000009F8" w14:textId="77777777" w:rsidR="00EC6469" w:rsidRDefault="001D5FD2">
      <w:r>
        <w:t>[hgs-268]</w:t>
      </w:r>
    </w:p>
    <w:p w14:paraId="000009F9" w14:textId="77777777" w:rsidR="00EC6469" w:rsidRDefault="00EC6469">
      <w:pPr>
        <w:widowControl w:val="0"/>
        <w:pBdr>
          <w:top w:val="nil"/>
          <w:left w:val="nil"/>
          <w:bottom w:val="nil"/>
          <w:right w:val="nil"/>
          <w:between w:val="nil"/>
        </w:pBdr>
        <w:ind w:left="0"/>
      </w:pPr>
    </w:p>
    <w:p w14:paraId="000009FA" w14:textId="77777777" w:rsidR="00EC6469" w:rsidRDefault="001D5FD2">
      <w:r>
        <w:t>Sessions held over two weeks via Zoom video call</w:t>
      </w:r>
    </w:p>
    <w:p w14:paraId="000009FB" w14:textId="77777777" w:rsidR="00EC6469" w:rsidRDefault="00EC6469">
      <w:pPr>
        <w:widowControl w:val="0"/>
        <w:pBdr>
          <w:top w:val="nil"/>
          <w:left w:val="nil"/>
          <w:bottom w:val="nil"/>
          <w:right w:val="nil"/>
          <w:between w:val="nil"/>
        </w:pBdr>
        <w:ind w:left="0"/>
      </w:pPr>
    </w:p>
    <w:p w14:paraId="000009FC" w14:textId="77777777" w:rsidR="00EC6469" w:rsidRDefault="001D5FD2">
      <w:r>
        <w:t>[hgs-269]</w:t>
      </w:r>
    </w:p>
    <w:p w14:paraId="000009FD" w14:textId="77777777" w:rsidR="00EC6469" w:rsidRDefault="00EC6469">
      <w:pPr>
        <w:widowControl w:val="0"/>
        <w:pBdr>
          <w:top w:val="nil"/>
          <w:left w:val="nil"/>
          <w:bottom w:val="nil"/>
          <w:right w:val="nil"/>
          <w:between w:val="nil"/>
        </w:pBdr>
        <w:ind w:left="0"/>
      </w:pPr>
    </w:p>
    <w:p w14:paraId="000009FE" w14:textId="2F9A5424" w:rsidR="00EC6469" w:rsidRDefault="001D5FD2">
      <w:r w:rsidRPr="00155890">
        <w:rPr>
          <w:highlight w:val="green"/>
        </w:rPr>
        <w:t>Technology support available for those who need it</w:t>
      </w:r>
      <w:ins w:id="328" w:author="Jaylene Peterson-Nyren" w:date="2026-05-07T17:23:00Z">
        <w:r w:rsidR="00514DCA">
          <w:t xml:space="preserve"> (</w:t>
        </w:r>
      </w:ins>
      <w:del w:id="329" w:author="Jaylene Peterson-Nyren" w:date="2026-05-07T17:23:00Z">
        <w:r w:rsidR="00155890" w:rsidDel="00DB2CEA">
          <w:delText>?</w:delText>
        </w:r>
      </w:del>
      <w:ins w:id="330" w:author="Jaylene Peterson-Nyren" w:date="2026-05-07T14:23:00Z">
        <w:r w:rsidR="00EB53F5">
          <w:t xml:space="preserve"> </w:t>
        </w:r>
        <w:r w:rsidR="00EB53F5" w:rsidRPr="00EB53F5">
          <w:rPr>
            <w:highlight w:val="yellow"/>
            <w:rPrChange w:id="331" w:author="Jaylene Peterson-Nyren" w:date="2026-05-07T14:23:00Z">
              <w:rPr/>
            </w:rPrChange>
          </w:rPr>
          <w:t>Is this true?  If not, clarify or remove.</w:t>
        </w:r>
      </w:ins>
      <w:ins w:id="332" w:author="Jaylene Peterson-Nyren" w:date="2026-05-07T17:23:00Z">
        <w:r w:rsidR="00514DCA">
          <w:t>)</w:t>
        </w:r>
      </w:ins>
    </w:p>
    <w:p w14:paraId="000009FF" w14:textId="77777777" w:rsidR="00EC6469" w:rsidRDefault="00EC6469">
      <w:pPr>
        <w:widowControl w:val="0"/>
        <w:pBdr>
          <w:top w:val="nil"/>
          <w:left w:val="nil"/>
          <w:bottom w:val="nil"/>
          <w:right w:val="nil"/>
          <w:between w:val="nil"/>
        </w:pBdr>
        <w:ind w:left="0"/>
      </w:pPr>
    </w:p>
    <w:p w14:paraId="00000A00" w14:textId="77777777" w:rsidR="00EC6469" w:rsidRDefault="001D5FD2">
      <w:r>
        <w:t>[hgs-270]</w:t>
      </w:r>
    </w:p>
    <w:p w14:paraId="00000A01" w14:textId="77777777" w:rsidR="00EC6469" w:rsidRDefault="00EC6469">
      <w:pPr>
        <w:widowControl w:val="0"/>
        <w:pBdr>
          <w:top w:val="nil"/>
          <w:left w:val="nil"/>
          <w:bottom w:val="nil"/>
          <w:right w:val="nil"/>
          <w:between w:val="nil"/>
        </w:pBdr>
        <w:ind w:left="0"/>
      </w:pPr>
    </w:p>
    <w:p w14:paraId="00000A02" w14:textId="77777777" w:rsidR="00EC6469" w:rsidRDefault="001D5FD2">
      <w:r>
        <w:t>Same 6 core sessions, same 390+ scriptures</w:t>
      </w:r>
    </w:p>
    <w:p w14:paraId="00000A03" w14:textId="77777777" w:rsidR="00EC6469" w:rsidRDefault="00EC6469">
      <w:pPr>
        <w:widowControl w:val="0"/>
        <w:pBdr>
          <w:top w:val="nil"/>
          <w:left w:val="nil"/>
          <w:bottom w:val="nil"/>
          <w:right w:val="nil"/>
          <w:between w:val="nil"/>
        </w:pBdr>
        <w:ind w:left="0"/>
      </w:pPr>
    </w:p>
    <w:p w14:paraId="00000A04" w14:textId="77777777" w:rsidR="00EC6469" w:rsidRDefault="001D5FD2">
      <w:r>
        <w:t>[hgs-271]</w:t>
      </w:r>
    </w:p>
    <w:p w14:paraId="00000A05" w14:textId="77777777" w:rsidR="00EC6469" w:rsidRDefault="00EC6469">
      <w:pPr>
        <w:widowControl w:val="0"/>
        <w:pBdr>
          <w:top w:val="nil"/>
          <w:left w:val="nil"/>
          <w:bottom w:val="nil"/>
          <w:right w:val="nil"/>
          <w:between w:val="nil"/>
        </w:pBdr>
        <w:ind w:left="0"/>
      </w:pPr>
    </w:p>
    <w:p w14:paraId="00000A06" w14:textId="77777777" w:rsidR="00EC6469" w:rsidRDefault="001D5FD2">
      <w:r>
        <w:t>You will receive a Zoom link and schedule upon registration</w:t>
      </w:r>
    </w:p>
    <w:p w14:paraId="00000A07" w14:textId="77777777" w:rsidR="00EC6469" w:rsidRDefault="00EC6469">
      <w:pPr>
        <w:widowControl w:val="0"/>
        <w:pBdr>
          <w:top w:val="nil"/>
          <w:left w:val="nil"/>
          <w:bottom w:val="nil"/>
          <w:right w:val="nil"/>
          <w:between w:val="nil"/>
        </w:pBdr>
        <w:ind w:left="0"/>
      </w:pPr>
    </w:p>
    <w:p w14:paraId="00000A08" w14:textId="77777777" w:rsidR="00EC6469" w:rsidRDefault="001D5FD2">
      <w:r>
        <w:t>[hgs-272]</w:t>
      </w:r>
    </w:p>
    <w:p w14:paraId="00000A09" w14:textId="77777777" w:rsidR="00EC6469" w:rsidRDefault="00EC6469">
      <w:pPr>
        <w:widowControl w:val="0"/>
        <w:pBdr>
          <w:top w:val="nil"/>
          <w:left w:val="nil"/>
          <w:bottom w:val="nil"/>
          <w:right w:val="nil"/>
          <w:between w:val="nil"/>
        </w:pBdr>
        <w:ind w:left="0"/>
      </w:pPr>
    </w:p>
    <w:p w14:paraId="00000A0A" w14:textId="1E099DEF" w:rsidR="00EC6469" w:rsidRDefault="001D5FD2">
      <w:r>
        <w:t xml:space="preserve">Open to all · Ages 18+ · </w:t>
      </w:r>
      <w:r w:rsidRPr="00BB790A">
        <w:rPr>
          <w:highlight w:val="green"/>
        </w:rPr>
        <w:t>Free</w:t>
      </w:r>
      <w:ins w:id="333" w:author="Jaylene Peterson-Nyren" w:date="2026-05-07T17:25:00Z">
        <w:r w:rsidR="00686A16">
          <w:t xml:space="preserve"> </w:t>
        </w:r>
        <w:r w:rsidR="00686A16" w:rsidRPr="009F002F">
          <w:rPr>
            <w:highlight w:val="yellow"/>
            <w:rPrChange w:id="334" w:author="Jaylene Peterson-Nyren" w:date="2026-05-07T17:25:00Z">
              <w:rPr/>
            </w:rPrChange>
          </w:rPr>
          <w:t>(</w:t>
        </w:r>
        <w:r w:rsidR="009F002F" w:rsidRPr="009F002F">
          <w:rPr>
            <w:highlight w:val="yellow"/>
            <w:rPrChange w:id="335" w:author="Jaylene Peterson-Nyren" w:date="2026-05-07T17:25:00Z">
              <w:rPr/>
            </w:rPrChange>
          </w:rPr>
          <w:t>Change to: No Cost to Participants?)</w:t>
        </w:r>
      </w:ins>
    </w:p>
    <w:p w14:paraId="00000A0B" w14:textId="77777777" w:rsidR="00EC6469" w:rsidRDefault="00EC6469">
      <w:pPr>
        <w:widowControl w:val="0"/>
        <w:pBdr>
          <w:top w:val="nil"/>
          <w:left w:val="nil"/>
          <w:bottom w:val="nil"/>
          <w:right w:val="nil"/>
          <w:between w:val="nil"/>
        </w:pBdr>
        <w:ind w:left="0"/>
      </w:pPr>
    </w:p>
    <w:p w14:paraId="00000A0C" w14:textId="77777777" w:rsidR="00EC6469" w:rsidRDefault="001D5FD2">
      <w:r>
        <w:t>[hgs-273]</w:t>
      </w:r>
    </w:p>
    <w:p w14:paraId="00000A0D" w14:textId="77777777" w:rsidR="00EC6469" w:rsidRDefault="00EC6469">
      <w:pPr>
        <w:widowControl w:val="0"/>
        <w:pBdr>
          <w:top w:val="nil"/>
          <w:left w:val="nil"/>
          <w:bottom w:val="nil"/>
          <w:right w:val="nil"/>
          <w:between w:val="nil"/>
        </w:pBdr>
        <w:ind w:left="0"/>
      </w:pPr>
    </w:p>
    <w:p w14:paraId="00000A0E" w14:textId="77777777" w:rsidR="00EC6469" w:rsidRDefault="001D5FD2">
      <w:r>
        <w:t>Register Now</w:t>
      </w:r>
    </w:p>
    <w:p w14:paraId="00000A0F" w14:textId="77777777" w:rsidR="00EC6469" w:rsidRDefault="00EC6469">
      <w:pPr>
        <w:widowControl w:val="0"/>
        <w:pBdr>
          <w:top w:val="nil"/>
          <w:left w:val="nil"/>
          <w:bottom w:val="nil"/>
          <w:right w:val="nil"/>
          <w:between w:val="nil"/>
        </w:pBdr>
        <w:ind w:left="0"/>
      </w:pPr>
    </w:p>
    <w:p w14:paraId="00000A10" w14:textId="77777777" w:rsidR="00EC6469" w:rsidRDefault="001D5FD2">
      <w:pPr>
        <w:pStyle w:val="Heading3"/>
      </w:pPr>
      <w:bookmarkStart w:id="336" w:name="_2d0t8tf2b3jt" w:colFirst="0" w:colLast="0"/>
      <w:bookmarkEnd w:id="336"/>
      <w:r>
        <w:t>Modal — Sessions</w:t>
      </w:r>
    </w:p>
    <w:p w14:paraId="00000A11" w14:textId="77777777" w:rsidR="00EC6469" w:rsidRDefault="001D5FD2">
      <w:r>
        <w:t>[hgs-274]</w:t>
      </w:r>
    </w:p>
    <w:p w14:paraId="00000A12" w14:textId="77777777" w:rsidR="00EC6469" w:rsidRDefault="00EC6469">
      <w:pPr>
        <w:widowControl w:val="0"/>
        <w:pBdr>
          <w:top w:val="nil"/>
          <w:left w:val="nil"/>
          <w:bottom w:val="nil"/>
          <w:right w:val="nil"/>
          <w:between w:val="nil"/>
        </w:pBdr>
        <w:ind w:left="0"/>
      </w:pPr>
    </w:p>
    <w:p w14:paraId="00000A13" w14:textId="77777777" w:rsidR="00EC6469" w:rsidRDefault="001D5FD2">
      <w:r>
        <w:t>The Six Core Sessions</w:t>
      </w:r>
    </w:p>
    <w:p w14:paraId="00000A14" w14:textId="77777777" w:rsidR="00EC6469" w:rsidRDefault="00EC6469">
      <w:pPr>
        <w:widowControl w:val="0"/>
        <w:pBdr>
          <w:top w:val="nil"/>
          <w:left w:val="nil"/>
          <w:bottom w:val="nil"/>
          <w:right w:val="nil"/>
          <w:between w:val="nil"/>
        </w:pBdr>
        <w:ind w:left="0"/>
      </w:pPr>
    </w:p>
    <w:p w14:paraId="00000A15" w14:textId="77777777" w:rsidR="00EC6469" w:rsidRDefault="001D5FD2">
      <w:r>
        <w:t>[hgs-275]</w:t>
      </w:r>
    </w:p>
    <w:p w14:paraId="00000A16" w14:textId="77777777" w:rsidR="00EC6469" w:rsidRDefault="00EC6469">
      <w:pPr>
        <w:widowControl w:val="0"/>
        <w:pBdr>
          <w:top w:val="nil"/>
          <w:left w:val="nil"/>
          <w:bottom w:val="nil"/>
          <w:right w:val="nil"/>
          <w:between w:val="nil"/>
        </w:pBdr>
        <w:ind w:left="0"/>
      </w:pPr>
    </w:p>
    <w:p w14:paraId="00000A17" w14:textId="77777777" w:rsidR="00EC6469" w:rsidRDefault="001D5FD2">
      <w:r>
        <w:t>✕</w:t>
      </w:r>
    </w:p>
    <w:p w14:paraId="00000A18" w14:textId="77777777" w:rsidR="00EC6469" w:rsidRDefault="00EC6469">
      <w:pPr>
        <w:widowControl w:val="0"/>
        <w:pBdr>
          <w:top w:val="nil"/>
          <w:left w:val="nil"/>
          <w:bottom w:val="nil"/>
          <w:right w:val="nil"/>
          <w:between w:val="nil"/>
        </w:pBdr>
        <w:ind w:left="0"/>
      </w:pPr>
    </w:p>
    <w:p w14:paraId="00000A19" w14:textId="77777777" w:rsidR="00EC6469" w:rsidRDefault="001D5FD2">
      <w:r>
        <w:t>[hgs-276]</w:t>
      </w:r>
    </w:p>
    <w:p w14:paraId="00000A1A" w14:textId="77777777" w:rsidR="00EC6469" w:rsidRDefault="00EC6469">
      <w:pPr>
        <w:widowControl w:val="0"/>
        <w:pBdr>
          <w:top w:val="nil"/>
          <w:left w:val="nil"/>
          <w:bottom w:val="nil"/>
          <w:right w:val="nil"/>
          <w:between w:val="nil"/>
        </w:pBdr>
        <w:ind w:left="0"/>
      </w:pPr>
    </w:p>
    <w:p w14:paraId="00000A1B" w14:textId="77777777" w:rsidR="00EC6469" w:rsidRDefault="001D5FD2">
      <w:r>
        <w:lastRenderedPageBreak/>
        <w:t>Over 16 hours across 2–3 days, six sessions walk participants through scripture and personal reflection. Each builds on the last, supported by 390+ scriptures from the Restoring Hope Bible.</w:t>
      </w:r>
    </w:p>
    <w:p w14:paraId="00000A1C" w14:textId="77777777" w:rsidR="00EC6469" w:rsidRDefault="00EC6469">
      <w:pPr>
        <w:widowControl w:val="0"/>
        <w:pBdr>
          <w:top w:val="nil"/>
          <w:left w:val="nil"/>
          <w:bottom w:val="nil"/>
          <w:right w:val="nil"/>
          <w:between w:val="nil"/>
        </w:pBdr>
        <w:ind w:left="0"/>
      </w:pPr>
    </w:p>
    <w:p w14:paraId="00000A1D" w14:textId="77777777" w:rsidR="00EC6469" w:rsidRDefault="001D5FD2">
      <w:r>
        <w:t>[hgs-277]</w:t>
      </w:r>
    </w:p>
    <w:p w14:paraId="00000A1E" w14:textId="77777777" w:rsidR="00EC6469" w:rsidRDefault="00EC6469">
      <w:pPr>
        <w:widowControl w:val="0"/>
        <w:pBdr>
          <w:top w:val="nil"/>
          <w:left w:val="nil"/>
          <w:bottom w:val="nil"/>
          <w:right w:val="nil"/>
          <w:between w:val="nil"/>
        </w:pBdr>
        <w:ind w:left="0"/>
      </w:pPr>
    </w:p>
    <w:p w14:paraId="00000A1F" w14:textId="77777777" w:rsidR="00EC6469" w:rsidRDefault="001D5FD2">
      <w:r>
        <w:t>Session 1: If God loves us, why do we suffer?</w:t>
      </w:r>
    </w:p>
    <w:p w14:paraId="00000A20" w14:textId="77777777" w:rsidR="00EC6469" w:rsidRDefault="00EC6469">
      <w:pPr>
        <w:widowControl w:val="0"/>
        <w:pBdr>
          <w:top w:val="nil"/>
          <w:left w:val="nil"/>
          <w:bottom w:val="nil"/>
          <w:right w:val="nil"/>
          <w:between w:val="nil"/>
        </w:pBdr>
        <w:ind w:left="0"/>
      </w:pPr>
    </w:p>
    <w:p w14:paraId="00000A21" w14:textId="77777777" w:rsidR="00EC6469" w:rsidRDefault="001D5FD2">
      <w:r>
        <w:t>[hgs-278]</w:t>
      </w:r>
    </w:p>
    <w:p w14:paraId="00000A22" w14:textId="77777777" w:rsidR="00EC6469" w:rsidRDefault="00EC6469">
      <w:pPr>
        <w:widowControl w:val="0"/>
        <w:pBdr>
          <w:top w:val="nil"/>
          <w:left w:val="nil"/>
          <w:bottom w:val="nil"/>
          <w:right w:val="nil"/>
          <w:between w:val="nil"/>
        </w:pBdr>
        <w:ind w:left="0"/>
      </w:pPr>
    </w:p>
    <w:p w14:paraId="00000A23" w14:textId="77777777" w:rsidR="00EC6469" w:rsidRDefault="001D5FD2">
      <w:r>
        <w:t>Session 2: What is a wound of the heart?</w:t>
      </w:r>
    </w:p>
    <w:p w14:paraId="00000A24" w14:textId="77777777" w:rsidR="00EC6469" w:rsidRDefault="00EC6469">
      <w:pPr>
        <w:widowControl w:val="0"/>
        <w:pBdr>
          <w:top w:val="nil"/>
          <w:left w:val="nil"/>
          <w:bottom w:val="nil"/>
          <w:right w:val="nil"/>
          <w:between w:val="nil"/>
        </w:pBdr>
        <w:ind w:left="0"/>
      </w:pPr>
    </w:p>
    <w:p w14:paraId="00000A25" w14:textId="77777777" w:rsidR="00EC6469" w:rsidRDefault="001D5FD2">
      <w:r>
        <w:t>[hgs-279]</w:t>
      </w:r>
    </w:p>
    <w:p w14:paraId="00000A26" w14:textId="77777777" w:rsidR="00EC6469" w:rsidRDefault="00EC6469">
      <w:pPr>
        <w:widowControl w:val="0"/>
        <w:pBdr>
          <w:top w:val="nil"/>
          <w:left w:val="nil"/>
          <w:bottom w:val="nil"/>
          <w:right w:val="nil"/>
          <w:between w:val="nil"/>
        </w:pBdr>
        <w:ind w:left="0"/>
      </w:pPr>
    </w:p>
    <w:p w14:paraId="00000A27" w14:textId="77777777" w:rsidR="00EC6469" w:rsidRDefault="001D5FD2">
      <w:r>
        <w:t>Session 3: What can help our heart wounds heal?</w:t>
      </w:r>
    </w:p>
    <w:p w14:paraId="00000A28" w14:textId="77777777" w:rsidR="00EC6469" w:rsidRDefault="00EC6469">
      <w:pPr>
        <w:widowControl w:val="0"/>
        <w:pBdr>
          <w:top w:val="nil"/>
          <w:left w:val="nil"/>
          <w:bottom w:val="nil"/>
          <w:right w:val="nil"/>
          <w:between w:val="nil"/>
        </w:pBdr>
        <w:ind w:left="0"/>
      </w:pPr>
    </w:p>
    <w:p w14:paraId="00000A29" w14:textId="77777777" w:rsidR="00EC6469" w:rsidRDefault="001D5FD2">
      <w:r>
        <w:t>[hgs-280]</w:t>
      </w:r>
    </w:p>
    <w:p w14:paraId="00000A2A" w14:textId="77777777" w:rsidR="00EC6469" w:rsidRDefault="00EC6469">
      <w:pPr>
        <w:widowControl w:val="0"/>
        <w:pBdr>
          <w:top w:val="nil"/>
          <w:left w:val="nil"/>
          <w:bottom w:val="nil"/>
          <w:right w:val="nil"/>
          <w:between w:val="nil"/>
        </w:pBdr>
        <w:ind w:left="0"/>
      </w:pPr>
    </w:p>
    <w:p w14:paraId="00000A2B" w14:textId="77777777" w:rsidR="00EC6469" w:rsidRDefault="001D5FD2">
      <w:r>
        <w:t>Session 4: What happens when someone is grieving?</w:t>
      </w:r>
    </w:p>
    <w:p w14:paraId="00000A2C" w14:textId="77777777" w:rsidR="00EC6469" w:rsidRDefault="00EC6469">
      <w:pPr>
        <w:widowControl w:val="0"/>
        <w:pBdr>
          <w:top w:val="nil"/>
          <w:left w:val="nil"/>
          <w:bottom w:val="nil"/>
          <w:right w:val="nil"/>
          <w:between w:val="nil"/>
        </w:pBdr>
        <w:ind w:left="0"/>
      </w:pPr>
    </w:p>
    <w:p w14:paraId="00000A2D" w14:textId="77777777" w:rsidR="00EC6469" w:rsidRDefault="001D5FD2">
      <w:r>
        <w:t>[hgs-281]</w:t>
      </w:r>
    </w:p>
    <w:p w14:paraId="00000A2E" w14:textId="77777777" w:rsidR="00EC6469" w:rsidRDefault="00EC6469">
      <w:pPr>
        <w:widowControl w:val="0"/>
        <w:pBdr>
          <w:top w:val="nil"/>
          <w:left w:val="nil"/>
          <w:bottom w:val="nil"/>
          <w:right w:val="nil"/>
          <w:between w:val="nil"/>
        </w:pBdr>
        <w:ind w:left="0"/>
      </w:pPr>
    </w:p>
    <w:p w14:paraId="00000A2F" w14:textId="77777777" w:rsidR="00EC6469" w:rsidRDefault="001D5FD2">
      <w:r>
        <w:t>Session 5: Bringing our pain to the cross &amp; forgiving others</w:t>
      </w:r>
    </w:p>
    <w:p w14:paraId="00000A30" w14:textId="77777777" w:rsidR="00EC6469" w:rsidRDefault="00EC6469">
      <w:pPr>
        <w:widowControl w:val="0"/>
        <w:pBdr>
          <w:top w:val="nil"/>
          <w:left w:val="nil"/>
          <w:bottom w:val="nil"/>
          <w:right w:val="nil"/>
          <w:between w:val="nil"/>
        </w:pBdr>
        <w:ind w:left="0"/>
      </w:pPr>
    </w:p>
    <w:p w14:paraId="00000A31" w14:textId="77777777" w:rsidR="00EC6469" w:rsidRDefault="001D5FD2">
      <w:r>
        <w:t>[hgs-282]</w:t>
      </w:r>
    </w:p>
    <w:p w14:paraId="00000A32" w14:textId="77777777" w:rsidR="00EC6469" w:rsidRDefault="00EC6469">
      <w:pPr>
        <w:widowControl w:val="0"/>
        <w:pBdr>
          <w:top w:val="nil"/>
          <w:left w:val="nil"/>
          <w:bottom w:val="nil"/>
          <w:right w:val="nil"/>
          <w:between w:val="nil"/>
        </w:pBdr>
        <w:ind w:left="0"/>
      </w:pPr>
    </w:p>
    <w:p w14:paraId="00000A33" w14:textId="77777777" w:rsidR="00EC6469" w:rsidRDefault="001D5FD2">
      <w:r>
        <w:t>Session 6: Looking back, looking forward — closing with hope</w:t>
      </w:r>
    </w:p>
    <w:p w14:paraId="00000A34" w14:textId="77777777" w:rsidR="00EC6469" w:rsidRDefault="00EC6469">
      <w:pPr>
        <w:widowControl w:val="0"/>
        <w:pBdr>
          <w:top w:val="nil"/>
          <w:left w:val="nil"/>
          <w:bottom w:val="nil"/>
          <w:right w:val="nil"/>
          <w:between w:val="nil"/>
        </w:pBdr>
        <w:ind w:left="0"/>
      </w:pPr>
    </w:p>
    <w:p w14:paraId="00000A35" w14:textId="77777777" w:rsidR="00EC6469" w:rsidRDefault="001D5FD2">
      <w:r>
        <w:t>[hgs-283]</w:t>
      </w:r>
    </w:p>
    <w:p w14:paraId="00000A36" w14:textId="77777777" w:rsidR="00EC6469" w:rsidRDefault="00EC6469">
      <w:pPr>
        <w:widowControl w:val="0"/>
        <w:pBdr>
          <w:top w:val="nil"/>
          <w:left w:val="nil"/>
          <w:bottom w:val="nil"/>
          <w:right w:val="nil"/>
          <w:between w:val="nil"/>
        </w:pBdr>
        <w:ind w:left="0"/>
      </w:pPr>
    </w:p>
    <w:p w14:paraId="00000A37" w14:textId="77777777" w:rsidR="00EC6469" w:rsidRDefault="001D5FD2">
      <w:r>
        <w:t>Healing is self-directed. You share only what you're comfortable sharing, and go only where you're ready to go. The Holy Spirit does the heavy lifting.</w:t>
      </w:r>
    </w:p>
    <w:p w14:paraId="00000A38" w14:textId="77777777" w:rsidR="00EC6469" w:rsidRDefault="00EC6469">
      <w:pPr>
        <w:widowControl w:val="0"/>
        <w:pBdr>
          <w:top w:val="nil"/>
          <w:left w:val="nil"/>
          <w:bottom w:val="nil"/>
          <w:right w:val="nil"/>
          <w:between w:val="nil"/>
        </w:pBdr>
        <w:ind w:left="0"/>
      </w:pPr>
    </w:p>
    <w:p w14:paraId="00000A39" w14:textId="77777777" w:rsidR="00EC6469" w:rsidRDefault="001D5FD2">
      <w:r>
        <w:t>[hgs-284]</w:t>
      </w:r>
    </w:p>
    <w:p w14:paraId="00000A3A" w14:textId="77777777" w:rsidR="00EC6469" w:rsidRDefault="00EC6469">
      <w:pPr>
        <w:widowControl w:val="0"/>
        <w:pBdr>
          <w:top w:val="nil"/>
          <w:left w:val="nil"/>
          <w:bottom w:val="nil"/>
          <w:right w:val="nil"/>
          <w:between w:val="nil"/>
        </w:pBdr>
        <w:ind w:left="0"/>
      </w:pPr>
    </w:p>
    <w:p w14:paraId="00000A3B" w14:textId="77777777" w:rsidR="00EC6469" w:rsidRDefault="001D5FD2">
      <w:r>
        <w:t>Find a Session Near You</w:t>
      </w:r>
    </w:p>
    <w:p w14:paraId="00000A3C" w14:textId="77777777" w:rsidR="00EC6469" w:rsidRDefault="00EC6469">
      <w:pPr>
        <w:widowControl w:val="0"/>
        <w:pBdr>
          <w:top w:val="nil"/>
          <w:left w:val="nil"/>
          <w:bottom w:val="nil"/>
          <w:right w:val="nil"/>
          <w:between w:val="nil"/>
        </w:pBdr>
        <w:ind w:left="0"/>
      </w:pPr>
    </w:p>
    <w:p w14:paraId="00000A3D" w14:textId="77777777" w:rsidR="00EC6469" w:rsidRDefault="00000000">
      <w:r>
        <w:pict w14:anchorId="7526A6BA">
          <v:rect id="_x0000_i1029" style="width:0;height:1.5pt" o:hralign="center" o:hrstd="t" o:hr="t" fillcolor="#a0a0a0" stroked="f"/>
        </w:pict>
      </w:r>
    </w:p>
    <w:p w14:paraId="00000A3E" w14:textId="77777777" w:rsidR="00EC6469" w:rsidRDefault="00EC6469">
      <w:pPr>
        <w:widowControl w:val="0"/>
        <w:pBdr>
          <w:top w:val="nil"/>
          <w:left w:val="nil"/>
          <w:bottom w:val="nil"/>
          <w:right w:val="nil"/>
          <w:between w:val="nil"/>
        </w:pBdr>
        <w:ind w:left="0"/>
      </w:pPr>
    </w:p>
    <w:p w14:paraId="00000A3F" w14:textId="77777777" w:rsidR="00EC6469" w:rsidRDefault="001D5FD2">
      <w:pPr>
        <w:pStyle w:val="Heading2"/>
      </w:pPr>
      <w:bookmarkStart w:id="337" w:name="_be1kq46ac3bq" w:colFirst="0" w:colLast="0"/>
      <w:bookmarkEnd w:id="337"/>
      <w:r>
        <w:t>Blog: I Can Do All Things (Philippians)</w:t>
      </w:r>
    </w:p>
    <w:p w14:paraId="00000A40" w14:textId="77777777" w:rsidR="00EC6469" w:rsidRDefault="001D5FD2">
      <w:pPr>
        <w:pStyle w:val="Heading3"/>
      </w:pPr>
      <w:bookmarkStart w:id="338" w:name="_anoquh9n4ed" w:colFirst="0" w:colLast="0"/>
      <w:bookmarkEnd w:id="338"/>
      <w:r>
        <w:t>SEO &amp; Browser</w:t>
      </w:r>
    </w:p>
    <w:p w14:paraId="00000A41" w14:textId="77777777" w:rsidR="00EC6469" w:rsidRDefault="001D5FD2">
      <w:r>
        <w:t>[</w:t>
      </w:r>
      <w:proofErr w:type="spellStart"/>
      <w:r>
        <w:t>bph</w:t>
      </w:r>
      <w:proofErr w:type="spellEnd"/>
      <w:r>
        <w:t>-meta-title]</w:t>
      </w:r>
    </w:p>
    <w:p w14:paraId="00000A42" w14:textId="77777777" w:rsidR="00EC6469" w:rsidRDefault="00EC6469">
      <w:pPr>
        <w:widowControl w:val="0"/>
        <w:pBdr>
          <w:top w:val="nil"/>
          <w:left w:val="nil"/>
          <w:bottom w:val="nil"/>
          <w:right w:val="nil"/>
          <w:between w:val="nil"/>
        </w:pBdr>
        <w:ind w:left="0"/>
      </w:pPr>
    </w:p>
    <w:p w14:paraId="00000A43" w14:textId="77777777" w:rsidR="00EC6469" w:rsidRDefault="001D5FD2">
      <w:r>
        <w:t>I Can Do All Things — Philippians 4:13 · LIM Haskell LIGHT</w:t>
      </w:r>
    </w:p>
    <w:p w14:paraId="00000A44" w14:textId="77777777" w:rsidR="00EC6469" w:rsidRDefault="00EC6469">
      <w:pPr>
        <w:widowControl w:val="0"/>
        <w:pBdr>
          <w:top w:val="nil"/>
          <w:left w:val="nil"/>
          <w:bottom w:val="nil"/>
          <w:right w:val="nil"/>
          <w:between w:val="nil"/>
        </w:pBdr>
        <w:ind w:left="0"/>
      </w:pPr>
    </w:p>
    <w:p w14:paraId="00000A45" w14:textId="77777777" w:rsidR="00EC6469" w:rsidRDefault="001D5FD2">
      <w:r>
        <w:t>[</w:t>
      </w:r>
      <w:proofErr w:type="spellStart"/>
      <w:r>
        <w:t>bph</w:t>
      </w:r>
      <w:proofErr w:type="spellEnd"/>
      <w:r>
        <w:t>-meta-desc]</w:t>
      </w:r>
    </w:p>
    <w:p w14:paraId="00000A46" w14:textId="77777777" w:rsidR="00EC6469" w:rsidRDefault="00EC6469">
      <w:pPr>
        <w:widowControl w:val="0"/>
        <w:pBdr>
          <w:top w:val="nil"/>
          <w:left w:val="nil"/>
          <w:bottom w:val="nil"/>
          <w:right w:val="nil"/>
          <w:between w:val="nil"/>
        </w:pBdr>
        <w:ind w:left="0"/>
      </w:pPr>
    </w:p>
    <w:p w14:paraId="00000A47" w14:textId="77777777" w:rsidR="00EC6469" w:rsidRDefault="001D5FD2">
      <w:r>
        <w:t>A devotional on Philippians 4:13 — what it really means to do all things through Christ who strengthens us, and how the prayers of others carry us toward freedom.</w:t>
      </w:r>
    </w:p>
    <w:p w14:paraId="00000A48" w14:textId="77777777" w:rsidR="00EC6469" w:rsidRDefault="00EC6469">
      <w:pPr>
        <w:widowControl w:val="0"/>
        <w:pBdr>
          <w:top w:val="nil"/>
          <w:left w:val="nil"/>
          <w:bottom w:val="nil"/>
          <w:right w:val="nil"/>
          <w:between w:val="nil"/>
        </w:pBdr>
        <w:ind w:left="0"/>
      </w:pPr>
    </w:p>
    <w:p w14:paraId="00000A49" w14:textId="77777777" w:rsidR="00EC6469" w:rsidRDefault="001D5FD2">
      <w:pPr>
        <w:pStyle w:val="Heading3"/>
      </w:pPr>
      <w:bookmarkStart w:id="339" w:name="_k32c44h2y3vi" w:colFirst="0" w:colLast="0"/>
      <w:bookmarkEnd w:id="339"/>
      <w:r>
        <w:t>Nav — Nav</w:t>
      </w:r>
    </w:p>
    <w:p w14:paraId="00000A4A" w14:textId="77777777" w:rsidR="00EC6469" w:rsidRDefault="001D5FD2">
      <w:r>
        <w:t>[bph-001]</w:t>
      </w:r>
    </w:p>
    <w:p w14:paraId="00000A4B" w14:textId="77777777" w:rsidR="00EC6469" w:rsidRDefault="00EC6469">
      <w:pPr>
        <w:widowControl w:val="0"/>
        <w:pBdr>
          <w:top w:val="nil"/>
          <w:left w:val="nil"/>
          <w:bottom w:val="nil"/>
          <w:right w:val="nil"/>
          <w:between w:val="nil"/>
        </w:pBdr>
        <w:ind w:left="0"/>
      </w:pPr>
    </w:p>
    <w:p w14:paraId="00000A4C" w14:textId="77777777" w:rsidR="00EC6469" w:rsidRDefault="001D5FD2">
      <w:r>
        <w:t>Blog</w:t>
      </w:r>
    </w:p>
    <w:p w14:paraId="00000A4D" w14:textId="77777777" w:rsidR="00EC6469" w:rsidRDefault="00EC6469">
      <w:pPr>
        <w:widowControl w:val="0"/>
        <w:pBdr>
          <w:top w:val="nil"/>
          <w:left w:val="nil"/>
          <w:bottom w:val="nil"/>
          <w:right w:val="nil"/>
          <w:between w:val="nil"/>
        </w:pBdr>
        <w:ind w:left="0"/>
      </w:pPr>
    </w:p>
    <w:p w14:paraId="00000A4E" w14:textId="77777777" w:rsidR="00EC6469" w:rsidRDefault="001D5FD2">
      <w:r>
        <w:t>[bph-002]</w:t>
      </w:r>
    </w:p>
    <w:p w14:paraId="00000A4F" w14:textId="77777777" w:rsidR="00EC6469" w:rsidRDefault="00EC6469">
      <w:pPr>
        <w:widowControl w:val="0"/>
        <w:pBdr>
          <w:top w:val="nil"/>
          <w:left w:val="nil"/>
          <w:bottom w:val="nil"/>
          <w:right w:val="nil"/>
          <w:between w:val="nil"/>
        </w:pBdr>
        <w:ind w:left="0"/>
      </w:pPr>
    </w:p>
    <w:p w14:paraId="00000A50" w14:textId="77777777" w:rsidR="00EC6469" w:rsidRDefault="001D5FD2">
      <w:r>
        <w:t>Donate</w:t>
      </w:r>
    </w:p>
    <w:p w14:paraId="00000A51" w14:textId="77777777" w:rsidR="00EC6469" w:rsidRDefault="00EC6469">
      <w:pPr>
        <w:widowControl w:val="0"/>
        <w:pBdr>
          <w:top w:val="nil"/>
          <w:left w:val="nil"/>
          <w:bottom w:val="nil"/>
          <w:right w:val="nil"/>
          <w:between w:val="nil"/>
        </w:pBdr>
        <w:ind w:left="0"/>
      </w:pPr>
    </w:p>
    <w:p w14:paraId="00000A52" w14:textId="77777777" w:rsidR="00EC6469" w:rsidRDefault="001D5FD2">
      <w:pPr>
        <w:pStyle w:val="Heading3"/>
      </w:pPr>
      <w:bookmarkStart w:id="340" w:name="_hutikhvr4tro" w:colFirst="0" w:colLast="0"/>
      <w:bookmarkEnd w:id="340"/>
      <w:r>
        <w:t>Article Hero</w:t>
      </w:r>
    </w:p>
    <w:p w14:paraId="00000A53" w14:textId="77777777" w:rsidR="00EC6469" w:rsidRDefault="001D5FD2">
      <w:r>
        <w:t>[bph-003]</w:t>
      </w:r>
    </w:p>
    <w:p w14:paraId="00000A54" w14:textId="77777777" w:rsidR="00EC6469" w:rsidRDefault="00EC6469">
      <w:pPr>
        <w:widowControl w:val="0"/>
        <w:pBdr>
          <w:top w:val="nil"/>
          <w:left w:val="nil"/>
          <w:bottom w:val="nil"/>
          <w:right w:val="nil"/>
          <w:between w:val="nil"/>
        </w:pBdr>
        <w:ind w:left="0"/>
      </w:pPr>
    </w:p>
    <w:p w14:paraId="00000A55" w14:textId="77777777" w:rsidR="00EC6469" w:rsidRDefault="001D5FD2">
      <w:r w:rsidRPr="00155890">
        <w:t>Monday, February 29</w:t>
      </w:r>
    </w:p>
    <w:p w14:paraId="00000A56" w14:textId="77777777" w:rsidR="00EC6469" w:rsidRDefault="00EC6469">
      <w:pPr>
        <w:widowControl w:val="0"/>
        <w:pBdr>
          <w:top w:val="nil"/>
          <w:left w:val="nil"/>
          <w:bottom w:val="nil"/>
          <w:right w:val="nil"/>
          <w:between w:val="nil"/>
        </w:pBdr>
        <w:ind w:left="0"/>
      </w:pPr>
    </w:p>
    <w:p w14:paraId="00000A57" w14:textId="77777777" w:rsidR="00EC6469" w:rsidRDefault="001D5FD2">
      <w:r>
        <w:t>[bph-004]</w:t>
      </w:r>
    </w:p>
    <w:p w14:paraId="00000A58" w14:textId="77777777" w:rsidR="00EC6469" w:rsidRDefault="00EC6469">
      <w:pPr>
        <w:widowControl w:val="0"/>
        <w:pBdr>
          <w:top w:val="nil"/>
          <w:left w:val="nil"/>
          <w:bottom w:val="nil"/>
          <w:right w:val="nil"/>
          <w:between w:val="nil"/>
        </w:pBdr>
        <w:ind w:left="0"/>
      </w:pPr>
    </w:p>
    <w:p w14:paraId="00000A59" w14:textId="77777777" w:rsidR="00EC6469" w:rsidRDefault="001D5FD2">
      <w:r>
        <w:t>I Can Do All Things</w:t>
      </w:r>
    </w:p>
    <w:p w14:paraId="00000A5A" w14:textId="77777777" w:rsidR="00EC6469" w:rsidRDefault="00EC6469">
      <w:pPr>
        <w:widowControl w:val="0"/>
        <w:pBdr>
          <w:top w:val="nil"/>
          <w:left w:val="nil"/>
          <w:bottom w:val="nil"/>
          <w:right w:val="nil"/>
          <w:between w:val="nil"/>
        </w:pBdr>
        <w:ind w:left="0"/>
      </w:pPr>
    </w:p>
    <w:p w14:paraId="00000A5B" w14:textId="77777777" w:rsidR="00EC6469" w:rsidRDefault="001D5FD2">
      <w:r>
        <w:t>[bph-005]</w:t>
      </w:r>
    </w:p>
    <w:p w14:paraId="00000A5C" w14:textId="77777777" w:rsidR="00EC6469" w:rsidRDefault="00EC6469">
      <w:pPr>
        <w:widowControl w:val="0"/>
        <w:pBdr>
          <w:top w:val="nil"/>
          <w:left w:val="nil"/>
          <w:bottom w:val="nil"/>
          <w:right w:val="nil"/>
          <w:between w:val="nil"/>
        </w:pBdr>
        <w:ind w:left="0"/>
      </w:pPr>
    </w:p>
    <w:p w14:paraId="00000A5D" w14:textId="77777777" w:rsidR="00EC6469" w:rsidRDefault="001D5FD2">
      <w:r>
        <w:t>"I can do all things through him who strengthens me." — Philippians 4:13 (ESV)</w:t>
      </w:r>
    </w:p>
    <w:p w14:paraId="00000A5E" w14:textId="77777777" w:rsidR="00EC6469" w:rsidRDefault="00EC6469">
      <w:pPr>
        <w:widowControl w:val="0"/>
        <w:pBdr>
          <w:top w:val="nil"/>
          <w:left w:val="nil"/>
          <w:bottom w:val="nil"/>
          <w:right w:val="nil"/>
          <w:between w:val="nil"/>
        </w:pBdr>
        <w:ind w:left="0"/>
      </w:pPr>
    </w:p>
    <w:p w14:paraId="00000A5F" w14:textId="77777777" w:rsidR="00EC6469" w:rsidRDefault="001D5FD2">
      <w:pPr>
        <w:pStyle w:val="Heading3"/>
      </w:pPr>
      <w:bookmarkStart w:id="341" w:name="_tdqoaqfh7wbn" w:colFirst="0" w:colLast="0"/>
      <w:bookmarkEnd w:id="341"/>
      <w:r w:rsidRPr="003A5D22">
        <w:rPr>
          <w:highlight w:val="yellow"/>
          <w:rPrChange w:id="342" w:author="Jaylene Peterson-Nyren" w:date="2026-05-07T17:28:00Z">
            <w:rPr/>
          </w:rPrChange>
        </w:rPr>
        <w:t>Article Content</w:t>
      </w:r>
    </w:p>
    <w:p w14:paraId="00000A60" w14:textId="77777777" w:rsidR="00EC6469" w:rsidRDefault="001D5FD2">
      <w:r>
        <w:t>[bph-006]</w:t>
      </w:r>
    </w:p>
    <w:p w14:paraId="00000A61" w14:textId="77777777" w:rsidR="00EC6469" w:rsidRDefault="00EC6469">
      <w:pPr>
        <w:widowControl w:val="0"/>
        <w:pBdr>
          <w:top w:val="nil"/>
          <w:left w:val="nil"/>
          <w:bottom w:val="nil"/>
          <w:right w:val="nil"/>
          <w:between w:val="nil"/>
        </w:pBdr>
        <w:ind w:left="0"/>
      </w:pPr>
    </w:p>
    <w:p w14:paraId="00000A62" w14:textId="77777777" w:rsidR="00EC6469" w:rsidRDefault="001D5FD2">
      <w:r>
        <w:t>"I can do all things through him who strengthens me."</w:t>
      </w:r>
    </w:p>
    <w:p w14:paraId="00000A63" w14:textId="77777777" w:rsidR="00EC6469" w:rsidRDefault="00EC6469">
      <w:pPr>
        <w:widowControl w:val="0"/>
        <w:pBdr>
          <w:top w:val="nil"/>
          <w:left w:val="nil"/>
          <w:bottom w:val="nil"/>
          <w:right w:val="nil"/>
          <w:between w:val="nil"/>
        </w:pBdr>
        <w:ind w:left="0"/>
      </w:pPr>
    </w:p>
    <w:p w14:paraId="00000A64" w14:textId="77777777" w:rsidR="00EC6469" w:rsidRDefault="001D5FD2">
      <w:r>
        <w:t>[bph-007]</w:t>
      </w:r>
    </w:p>
    <w:p w14:paraId="00000A65" w14:textId="77777777" w:rsidR="00EC6469" w:rsidRDefault="00EC6469">
      <w:pPr>
        <w:widowControl w:val="0"/>
        <w:pBdr>
          <w:top w:val="nil"/>
          <w:left w:val="nil"/>
          <w:bottom w:val="nil"/>
          <w:right w:val="nil"/>
          <w:between w:val="nil"/>
        </w:pBdr>
        <w:ind w:left="0"/>
      </w:pPr>
    </w:p>
    <w:p w14:paraId="00000A66" w14:textId="77777777" w:rsidR="00EC6469" w:rsidRDefault="001D5FD2">
      <w:r>
        <w:t>If you are like me, you can recite this verse — but in real life, find yourself far from being able "to do all things."</w:t>
      </w:r>
    </w:p>
    <w:p w14:paraId="00000A67" w14:textId="77777777" w:rsidR="00EC6469" w:rsidRDefault="00EC6469">
      <w:pPr>
        <w:widowControl w:val="0"/>
        <w:pBdr>
          <w:top w:val="nil"/>
          <w:left w:val="nil"/>
          <w:bottom w:val="nil"/>
          <w:right w:val="nil"/>
          <w:between w:val="nil"/>
        </w:pBdr>
        <w:ind w:left="0"/>
      </w:pPr>
    </w:p>
    <w:p w14:paraId="00000A68" w14:textId="77777777" w:rsidR="00EC6469" w:rsidRDefault="001D5FD2">
      <w:r>
        <w:t>[bph-008]</w:t>
      </w:r>
    </w:p>
    <w:p w14:paraId="00000A69" w14:textId="77777777" w:rsidR="00EC6469" w:rsidRDefault="00EC6469">
      <w:pPr>
        <w:widowControl w:val="0"/>
        <w:pBdr>
          <w:top w:val="nil"/>
          <w:left w:val="nil"/>
          <w:bottom w:val="nil"/>
          <w:right w:val="nil"/>
          <w:between w:val="nil"/>
        </w:pBdr>
        <w:ind w:left="0"/>
      </w:pPr>
    </w:p>
    <w:p w14:paraId="00000A6A" w14:textId="67DAC344" w:rsidR="00EC6469" w:rsidRDefault="001D5FD2">
      <w:r>
        <w:t xml:space="preserve">Why? Because we do not let Christ strengthen us? Every </w:t>
      </w:r>
      <w:r w:rsidR="00C23581">
        <w:t>Biblically aware</w:t>
      </w:r>
      <w:r>
        <w:t xml:space="preserve"> believer knows "what God wants," and they seek to do it with His strength. Or do we know this verse so well that it has lost its impact on how we "work out our salvation"?</w:t>
      </w:r>
    </w:p>
    <w:p w14:paraId="00000A6B" w14:textId="77777777" w:rsidR="00EC6469" w:rsidRDefault="00EC6469">
      <w:pPr>
        <w:widowControl w:val="0"/>
        <w:pBdr>
          <w:top w:val="nil"/>
          <w:left w:val="nil"/>
          <w:bottom w:val="nil"/>
          <w:right w:val="nil"/>
          <w:between w:val="nil"/>
        </w:pBdr>
        <w:ind w:left="0"/>
      </w:pPr>
    </w:p>
    <w:p w14:paraId="00000A6C" w14:textId="77777777" w:rsidR="00EC6469" w:rsidRDefault="001D5FD2">
      <w:r>
        <w:t>[bph-009]</w:t>
      </w:r>
    </w:p>
    <w:p w14:paraId="00000A6D" w14:textId="77777777" w:rsidR="00EC6469" w:rsidRDefault="00EC6469">
      <w:pPr>
        <w:widowControl w:val="0"/>
        <w:pBdr>
          <w:top w:val="nil"/>
          <w:left w:val="nil"/>
          <w:bottom w:val="nil"/>
          <w:right w:val="nil"/>
          <w:between w:val="nil"/>
        </w:pBdr>
        <w:ind w:left="0"/>
      </w:pPr>
    </w:p>
    <w:p w14:paraId="00000A6E" w14:textId="77777777" w:rsidR="00EC6469" w:rsidRDefault="001D5FD2">
      <w:r>
        <w:t>"Work out your own salvation with fear and trembling."</w:t>
      </w:r>
    </w:p>
    <w:p w14:paraId="00000A6F" w14:textId="77777777" w:rsidR="00EC6469" w:rsidRDefault="00EC6469">
      <w:pPr>
        <w:widowControl w:val="0"/>
        <w:pBdr>
          <w:top w:val="nil"/>
          <w:left w:val="nil"/>
          <w:bottom w:val="nil"/>
          <w:right w:val="nil"/>
          <w:between w:val="nil"/>
        </w:pBdr>
        <w:ind w:left="0"/>
      </w:pPr>
    </w:p>
    <w:p w14:paraId="00000A70" w14:textId="77777777" w:rsidR="00EC6469" w:rsidRDefault="001D5FD2">
      <w:r>
        <w:t>[bph-010]</w:t>
      </w:r>
    </w:p>
    <w:p w14:paraId="00000A71" w14:textId="77777777" w:rsidR="00EC6469" w:rsidRDefault="00EC6469">
      <w:pPr>
        <w:widowControl w:val="0"/>
        <w:pBdr>
          <w:top w:val="nil"/>
          <w:left w:val="nil"/>
          <w:bottom w:val="nil"/>
          <w:right w:val="nil"/>
          <w:between w:val="nil"/>
        </w:pBdr>
        <w:ind w:left="0"/>
      </w:pPr>
    </w:p>
    <w:p w14:paraId="00000A72" w14:textId="77777777" w:rsidR="00EC6469" w:rsidRDefault="001D5FD2">
      <w:r w:rsidRPr="00155890">
        <w:t xml:space="preserve">It is easy for a familiar verse to become invisible — recited without being received. Philippians 4:13 is one of those verses. We put it on T-shirts and phone cases. We quote it before big moments. But Paul wrote it from prison, not from a platform. He wasn't claiming supernatural athletic performance. He was describing something quieter and harder: </w:t>
      </w:r>
      <w:r w:rsidRPr="00155890">
        <w:lastRenderedPageBreak/>
        <w:t>the ability to be content in every circumstance, sustained not by his own resolve, but by Someone greater moving through him.</w:t>
      </w:r>
    </w:p>
    <w:p w14:paraId="00000A73" w14:textId="77777777" w:rsidR="00EC6469" w:rsidRDefault="00EC6469">
      <w:pPr>
        <w:widowControl w:val="0"/>
        <w:pBdr>
          <w:top w:val="nil"/>
          <w:left w:val="nil"/>
          <w:bottom w:val="nil"/>
          <w:right w:val="nil"/>
          <w:between w:val="nil"/>
        </w:pBdr>
        <w:ind w:left="0"/>
      </w:pPr>
    </w:p>
    <w:p w14:paraId="00000A74" w14:textId="77777777" w:rsidR="00EC6469" w:rsidRDefault="001D5FD2">
      <w:r>
        <w:t>[bph-011]</w:t>
      </w:r>
    </w:p>
    <w:p w14:paraId="00000A75" w14:textId="77777777" w:rsidR="00EC6469" w:rsidRDefault="00EC6469">
      <w:pPr>
        <w:widowControl w:val="0"/>
        <w:pBdr>
          <w:top w:val="nil"/>
          <w:left w:val="nil"/>
          <w:bottom w:val="nil"/>
          <w:right w:val="nil"/>
          <w:between w:val="nil"/>
        </w:pBdr>
        <w:ind w:left="0"/>
      </w:pPr>
    </w:p>
    <w:p w14:paraId="00000A76" w14:textId="77777777" w:rsidR="00EC6469" w:rsidRDefault="001D5FD2">
      <w:r>
        <w:t>The question isn't whether we know the verse. The question is whether we are actually living in the dependency it describes.</w:t>
      </w:r>
    </w:p>
    <w:p w14:paraId="00000A77" w14:textId="77777777" w:rsidR="00EC6469" w:rsidRDefault="00EC6469">
      <w:pPr>
        <w:widowControl w:val="0"/>
        <w:pBdr>
          <w:top w:val="nil"/>
          <w:left w:val="nil"/>
          <w:bottom w:val="nil"/>
          <w:right w:val="nil"/>
          <w:between w:val="nil"/>
        </w:pBdr>
        <w:ind w:left="0"/>
      </w:pPr>
    </w:p>
    <w:p w14:paraId="00000A78" w14:textId="77777777" w:rsidR="00EC6469" w:rsidRDefault="001D5FD2">
      <w:r>
        <w:t>[bph-012]</w:t>
      </w:r>
    </w:p>
    <w:p w14:paraId="00000A79" w14:textId="77777777" w:rsidR="00EC6469" w:rsidRDefault="00EC6469">
      <w:pPr>
        <w:widowControl w:val="0"/>
        <w:pBdr>
          <w:top w:val="nil"/>
          <w:left w:val="nil"/>
          <w:bottom w:val="nil"/>
          <w:right w:val="nil"/>
          <w:between w:val="nil"/>
        </w:pBdr>
        <w:ind w:left="0"/>
      </w:pPr>
    </w:p>
    <w:p w14:paraId="00000A7A" w14:textId="77777777" w:rsidR="00EC6469" w:rsidRDefault="001D5FD2">
      <w:r>
        <w:t>"Years of bondage were broken and this person was set free — free indeed."</w:t>
      </w:r>
    </w:p>
    <w:p w14:paraId="00000A7B" w14:textId="77777777" w:rsidR="00EC6469" w:rsidRDefault="00EC6469">
      <w:pPr>
        <w:widowControl w:val="0"/>
        <w:pBdr>
          <w:top w:val="nil"/>
          <w:left w:val="nil"/>
          <w:bottom w:val="nil"/>
          <w:right w:val="nil"/>
          <w:between w:val="nil"/>
        </w:pBdr>
        <w:ind w:left="0"/>
      </w:pPr>
    </w:p>
    <w:p w14:paraId="00000A7C" w14:textId="77777777" w:rsidR="00EC6469" w:rsidRDefault="001D5FD2">
      <w:r>
        <w:t>[bph-013]</w:t>
      </w:r>
    </w:p>
    <w:p w14:paraId="00000A7D" w14:textId="77777777" w:rsidR="00EC6469" w:rsidRDefault="00EC6469">
      <w:pPr>
        <w:widowControl w:val="0"/>
        <w:pBdr>
          <w:top w:val="nil"/>
          <w:left w:val="nil"/>
          <w:bottom w:val="nil"/>
          <w:right w:val="nil"/>
          <w:between w:val="nil"/>
        </w:pBdr>
        <w:ind w:left="0"/>
      </w:pPr>
    </w:p>
    <w:p w14:paraId="00000A7E" w14:textId="77777777" w:rsidR="00EC6469" w:rsidRDefault="001D5FD2">
      <w:r>
        <w:t>Recently, a close friend of mine discovered this truth regarding victory over alcohol, which he had struggled with for years. It was a time of deliverance preceded by many hours of fervent prayer by his family. I was fortunate to be there during his time of deliverance. I remember leaving the prayer time and thinking that something powerful had just taken place.</w:t>
      </w:r>
    </w:p>
    <w:p w14:paraId="00000A7F" w14:textId="77777777" w:rsidR="00EC6469" w:rsidRDefault="00EC6469">
      <w:pPr>
        <w:widowControl w:val="0"/>
        <w:pBdr>
          <w:top w:val="nil"/>
          <w:left w:val="nil"/>
          <w:bottom w:val="nil"/>
          <w:right w:val="nil"/>
          <w:between w:val="nil"/>
        </w:pBdr>
        <w:ind w:left="0"/>
      </w:pPr>
    </w:p>
    <w:p w14:paraId="00000A80" w14:textId="77777777" w:rsidR="00EC6469" w:rsidRDefault="001D5FD2">
      <w:r>
        <w:t>[bph-014]</w:t>
      </w:r>
    </w:p>
    <w:p w14:paraId="00000A81" w14:textId="77777777" w:rsidR="00EC6469" w:rsidRDefault="00EC6469">
      <w:pPr>
        <w:widowControl w:val="0"/>
        <w:pBdr>
          <w:top w:val="nil"/>
          <w:left w:val="nil"/>
          <w:bottom w:val="nil"/>
          <w:right w:val="nil"/>
          <w:between w:val="nil"/>
        </w:pBdr>
        <w:ind w:left="0"/>
      </w:pPr>
    </w:p>
    <w:p w14:paraId="00000A82" w14:textId="0D15BDE9" w:rsidR="00EC6469" w:rsidRDefault="001D5FD2">
      <w:r>
        <w:t xml:space="preserve">The day after, my friend attended church and was touched by the pastor's closing prayer. More prayers, more pastors — something big happened. Years of bondage were </w:t>
      </w:r>
      <w:r w:rsidR="0047341B">
        <w:t>broken,</w:t>
      </w:r>
      <w:r>
        <w:t xml:space="preserve"> and this person was set free — free indeed. The intercessions of others had come to God's throne of grace and were answered.</w:t>
      </w:r>
    </w:p>
    <w:p w14:paraId="00000A83" w14:textId="77777777" w:rsidR="00EC6469" w:rsidRDefault="00EC6469">
      <w:pPr>
        <w:widowControl w:val="0"/>
        <w:pBdr>
          <w:top w:val="nil"/>
          <w:left w:val="nil"/>
          <w:bottom w:val="nil"/>
          <w:right w:val="nil"/>
          <w:between w:val="nil"/>
        </w:pBdr>
        <w:ind w:left="0"/>
      </w:pPr>
    </w:p>
    <w:p w14:paraId="00000A84" w14:textId="77777777" w:rsidR="00EC6469" w:rsidRDefault="001D5FD2">
      <w:r>
        <w:t>[bph-015]</w:t>
      </w:r>
    </w:p>
    <w:p w14:paraId="00000A85" w14:textId="77777777" w:rsidR="00EC6469" w:rsidRDefault="00EC6469">
      <w:pPr>
        <w:widowControl w:val="0"/>
        <w:pBdr>
          <w:top w:val="nil"/>
          <w:left w:val="nil"/>
          <w:bottom w:val="nil"/>
          <w:right w:val="nil"/>
          <w:between w:val="nil"/>
        </w:pBdr>
        <w:ind w:left="0"/>
      </w:pPr>
    </w:p>
    <w:p w14:paraId="00000A86" w14:textId="77777777" w:rsidR="00EC6469" w:rsidRDefault="001D5FD2">
      <w:r>
        <w:t>Bear one another's burdens — Galatians 6:2</w:t>
      </w:r>
    </w:p>
    <w:p w14:paraId="00000A87" w14:textId="77777777" w:rsidR="00EC6469" w:rsidRDefault="00EC6469">
      <w:pPr>
        <w:widowControl w:val="0"/>
        <w:pBdr>
          <w:top w:val="nil"/>
          <w:left w:val="nil"/>
          <w:bottom w:val="nil"/>
          <w:right w:val="nil"/>
          <w:between w:val="nil"/>
        </w:pBdr>
        <w:ind w:left="0"/>
      </w:pPr>
    </w:p>
    <w:p w14:paraId="00000A88" w14:textId="77777777" w:rsidR="00EC6469" w:rsidRDefault="001D5FD2">
      <w:r>
        <w:t>[bph-016]</w:t>
      </w:r>
    </w:p>
    <w:p w14:paraId="00000A89" w14:textId="77777777" w:rsidR="00EC6469" w:rsidRDefault="00EC6469">
      <w:pPr>
        <w:widowControl w:val="0"/>
        <w:pBdr>
          <w:top w:val="nil"/>
          <w:left w:val="nil"/>
          <w:bottom w:val="nil"/>
          <w:right w:val="nil"/>
          <w:between w:val="nil"/>
        </w:pBdr>
        <w:ind w:left="0"/>
      </w:pPr>
    </w:p>
    <w:p w14:paraId="00000A8A" w14:textId="77777777" w:rsidR="00EC6469" w:rsidRDefault="001D5FD2">
      <w:r>
        <w:t>Sometimes, Christ's strength is not something we summon alone. It arrives through the hands and voices of the people who carry us when we cannot carry ourselves. My friend did not find freedom through willpower. He found it through a community that refused to stop praying.</w:t>
      </w:r>
    </w:p>
    <w:p w14:paraId="00000A8B" w14:textId="77777777" w:rsidR="00EC6469" w:rsidRDefault="00EC6469">
      <w:pPr>
        <w:widowControl w:val="0"/>
        <w:pBdr>
          <w:top w:val="nil"/>
          <w:left w:val="nil"/>
          <w:bottom w:val="nil"/>
          <w:right w:val="nil"/>
          <w:between w:val="nil"/>
        </w:pBdr>
        <w:ind w:left="0"/>
      </w:pPr>
    </w:p>
    <w:p w14:paraId="00000A8C" w14:textId="77777777" w:rsidR="00EC6469" w:rsidRDefault="001D5FD2">
      <w:r>
        <w:t>[bph-017]</w:t>
      </w:r>
    </w:p>
    <w:p w14:paraId="00000A8D" w14:textId="77777777" w:rsidR="00EC6469" w:rsidRDefault="00EC6469">
      <w:pPr>
        <w:widowControl w:val="0"/>
        <w:pBdr>
          <w:top w:val="nil"/>
          <w:left w:val="nil"/>
          <w:bottom w:val="nil"/>
          <w:right w:val="nil"/>
          <w:between w:val="nil"/>
        </w:pBdr>
        <w:ind w:left="0"/>
      </w:pPr>
    </w:p>
    <w:p w14:paraId="00000A8E" w14:textId="77777777" w:rsidR="00EC6469" w:rsidRDefault="001D5FD2">
      <w:r>
        <w:t>"Bear one another's burdens, and so fulfill the law of Christ."</w:t>
      </w:r>
    </w:p>
    <w:p w14:paraId="00000A8F" w14:textId="00151901" w:rsidR="00EC6469" w:rsidRDefault="00EC6469">
      <w:pPr>
        <w:widowControl w:val="0"/>
        <w:pBdr>
          <w:top w:val="nil"/>
          <w:left w:val="nil"/>
          <w:bottom w:val="nil"/>
          <w:right w:val="nil"/>
          <w:between w:val="nil"/>
        </w:pBdr>
        <w:ind w:left="0"/>
      </w:pPr>
    </w:p>
    <w:p w14:paraId="00000A90" w14:textId="77777777" w:rsidR="00EC6469" w:rsidRDefault="001D5FD2">
      <w:r>
        <w:t>[bph-018]</w:t>
      </w:r>
    </w:p>
    <w:p w14:paraId="00000A91" w14:textId="77777777" w:rsidR="00EC6469" w:rsidRDefault="00EC6469">
      <w:pPr>
        <w:widowControl w:val="0"/>
        <w:pBdr>
          <w:top w:val="nil"/>
          <w:left w:val="nil"/>
          <w:bottom w:val="nil"/>
          <w:right w:val="nil"/>
          <w:between w:val="nil"/>
        </w:pBdr>
        <w:ind w:left="0"/>
      </w:pPr>
    </w:p>
    <w:p w14:paraId="00000A92" w14:textId="77777777" w:rsidR="00EC6469" w:rsidRDefault="001D5FD2">
      <w:r>
        <w:t>We are to carry one another's burdens. This is not a suggestion — it is the fulfillment of the law of Christ. And prayer is the primary tool for doing it. Not prayer as ritual, but prayer as warfare. Prayer as love made active.</w:t>
      </w:r>
    </w:p>
    <w:p w14:paraId="00000A93" w14:textId="77777777" w:rsidR="00EC6469" w:rsidRDefault="00EC6469">
      <w:pPr>
        <w:widowControl w:val="0"/>
        <w:pBdr>
          <w:top w:val="nil"/>
          <w:left w:val="nil"/>
          <w:bottom w:val="nil"/>
          <w:right w:val="nil"/>
          <w:between w:val="nil"/>
        </w:pBdr>
        <w:ind w:left="0"/>
      </w:pPr>
    </w:p>
    <w:p w14:paraId="00000A94" w14:textId="77777777" w:rsidR="00EC6469" w:rsidRDefault="001D5FD2">
      <w:r>
        <w:t>[bph-019]</w:t>
      </w:r>
    </w:p>
    <w:p w14:paraId="00000A95" w14:textId="77777777" w:rsidR="00EC6469" w:rsidRDefault="00EC6469">
      <w:pPr>
        <w:widowControl w:val="0"/>
        <w:pBdr>
          <w:top w:val="nil"/>
          <w:left w:val="nil"/>
          <w:bottom w:val="nil"/>
          <w:right w:val="nil"/>
          <w:between w:val="nil"/>
        </w:pBdr>
        <w:ind w:left="0"/>
      </w:pPr>
    </w:p>
    <w:p w14:paraId="00000A96" w14:textId="1704FB84" w:rsidR="00EC6469" w:rsidRDefault="001D5FD2">
      <w:r>
        <w:t xml:space="preserve">"We destroy arguments and every lofty opinion raised against the knowledge of </w:t>
      </w:r>
      <w:r w:rsidR="00B36A99">
        <w:t>God and</w:t>
      </w:r>
      <w:r>
        <w:t xml:space="preserve"> take every thought captive to obey Christ."</w:t>
      </w:r>
    </w:p>
    <w:p w14:paraId="00000A97" w14:textId="77777777" w:rsidR="00EC6469" w:rsidRDefault="00EC6469">
      <w:pPr>
        <w:widowControl w:val="0"/>
        <w:pBdr>
          <w:top w:val="nil"/>
          <w:left w:val="nil"/>
          <w:bottom w:val="nil"/>
          <w:right w:val="nil"/>
          <w:between w:val="nil"/>
        </w:pBdr>
        <w:ind w:left="0"/>
      </w:pPr>
    </w:p>
    <w:p w14:paraId="00000A98" w14:textId="77777777" w:rsidR="00EC6469" w:rsidRDefault="001D5FD2">
      <w:r>
        <w:t>[bph-020]</w:t>
      </w:r>
    </w:p>
    <w:p w14:paraId="00000A99" w14:textId="77777777" w:rsidR="00EC6469" w:rsidRDefault="00EC6469">
      <w:pPr>
        <w:widowControl w:val="0"/>
        <w:pBdr>
          <w:top w:val="nil"/>
          <w:left w:val="nil"/>
          <w:bottom w:val="nil"/>
          <w:right w:val="nil"/>
          <w:between w:val="nil"/>
        </w:pBdr>
        <w:ind w:left="0"/>
      </w:pPr>
    </w:p>
    <w:p w14:paraId="00000A9A" w14:textId="77777777" w:rsidR="00EC6469" w:rsidRDefault="001D5FD2">
      <w:r>
        <w:t>Prayer is God's gift, made possible by the mediating sacrifice of Jesus. It is the tool by which our thoughts — so prone to wander, to despair, to rehearse old wounds — are brought captive to the mind of God. When we pray for someone, we are not just speaking words into the air. We are positioning ourselves, and them, before the throne of grace.</w:t>
      </w:r>
    </w:p>
    <w:p w14:paraId="00000A9B" w14:textId="77777777" w:rsidR="00EC6469" w:rsidRDefault="00EC6469">
      <w:pPr>
        <w:widowControl w:val="0"/>
        <w:pBdr>
          <w:top w:val="nil"/>
          <w:left w:val="nil"/>
          <w:bottom w:val="nil"/>
          <w:right w:val="nil"/>
          <w:between w:val="nil"/>
        </w:pBdr>
        <w:ind w:left="0"/>
      </w:pPr>
    </w:p>
    <w:p w14:paraId="00000A9C" w14:textId="77777777" w:rsidR="00EC6469" w:rsidRDefault="001D5FD2">
      <w:r>
        <w:t>[bph-021]</w:t>
      </w:r>
    </w:p>
    <w:p w14:paraId="00000A9D" w14:textId="77777777" w:rsidR="00EC6469" w:rsidRDefault="00EC6469">
      <w:pPr>
        <w:widowControl w:val="0"/>
        <w:pBdr>
          <w:top w:val="nil"/>
          <w:left w:val="nil"/>
          <w:bottom w:val="nil"/>
          <w:right w:val="nil"/>
          <w:between w:val="nil"/>
        </w:pBdr>
        <w:ind w:left="0"/>
      </w:pPr>
    </w:p>
    <w:p w14:paraId="00000A9E" w14:textId="2DD58090" w:rsidR="00EC6469" w:rsidRDefault="00B36A99">
      <w:r>
        <w:t xml:space="preserve">So, the question comes back: I can do all things through Christ who strengthens me. Are you letting Him? And are you part of the </w:t>
      </w:r>
      <w:r>
        <w:lastRenderedPageBreak/>
        <w:t>community that strengthens others — not through advice or fixing, but through the faithful, unglamorous work of prayer?</w:t>
      </w:r>
    </w:p>
    <w:p w14:paraId="00000A9F" w14:textId="77777777" w:rsidR="00EC6469" w:rsidRDefault="00EC6469">
      <w:pPr>
        <w:widowControl w:val="0"/>
        <w:pBdr>
          <w:top w:val="nil"/>
          <w:left w:val="nil"/>
          <w:bottom w:val="nil"/>
          <w:right w:val="nil"/>
          <w:between w:val="nil"/>
        </w:pBdr>
        <w:ind w:left="0"/>
      </w:pPr>
    </w:p>
    <w:p w14:paraId="00000AA0" w14:textId="77777777" w:rsidR="00EC6469" w:rsidRDefault="001D5FD2">
      <w:r>
        <w:t>[bph-022]</w:t>
      </w:r>
    </w:p>
    <w:p w14:paraId="00000AA1" w14:textId="77777777" w:rsidR="00EC6469" w:rsidRDefault="00EC6469">
      <w:pPr>
        <w:widowControl w:val="0"/>
        <w:pBdr>
          <w:top w:val="nil"/>
          <w:left w:val="nil"/>
          <w:bottom w:val="nil"/>
          <w:right w:val="nil"/>
          <w:between w:val="nil"/>
        </w:pBdr>
        <w:ind w:left="0"/>
      </w:pPr>
    </w:p>
    <w:p w14:paraId="00000AA2" w14:textId="557EAA3D" w:rsidR="00EC6469" w:rsidRDefault="001D5FD2">
      <w:r w:rsidRPr="00C2286A">
        <w:rPr>
          <w:rPrChange w:id="343" w:author="Jaylene Peterson-Nyren" w:date="2026-05-07T14:24:00Z">
            <w:rPr>
              <w:highlight w:val="green"/>
            </w:rPr>
          </w:rPrChange>
        </w:rPr>
        <w:t>Jesus, Thank you for removing the barrier between us and God through Your perfect sacrifice on the cross. Thank you that your strength is not reserved for the strong — that it comes to us precisely in our weakness, through the prayers of those who love us and the Spirit who intercedes when we have no words left. Teach us to stop performing Philippians 4:13 and to start living it — in dependence on You, and in faithful care for one another.</w:t>
      </w:r>
      <w:r w:rsidR="00155890">
        <w:t xml:space="preserve"> </w:t>
      </w:r>
      <w:del w:id="344" w:author="Jaylene Peterson-Nyren" w:date="2026-05-07T17:27:00Z">
        <w:r w:rsidR="00155890" w:rsidRPr="00C2286A" w:rsidDel="00371E1E">
          <w:rPr>
            <w:highlight w:val="yellow"/>
            <w:rPrChange w:id="345" w:author="Jaylene Peterson-Nyren" w:date="2026-05-07T14:24:00Z">
              <w:rPr/>
            </w:rPrChange>
          </w:rPr>
          <w:delText>(Have we used this for mailers?)</w:delText>
        </w:r>
      </w:del>
    </w:p>
    <w:p w14:paraId="00000AA3" w14:textId="77777777" w:rsidR="00EC6469" w:rsidRDefault="00EC6469">
      <w:pPr>
        <w:widowControl w:val="0"/>
        <w:pBdr>
          <w:top w:val="nil"/>
          <w:left w:val="nil"/>
          <w:bottom w:val="nil"/>
          <w:right w:val="nil"/>
          <w:between w:val="nil"/>
        </w:pBdr>
        <w:ind w:left="0"/>
      </w:pPr>
    </w:p>
    <w:p w14:paraId="00000AA4" w14:textId="77777777" w:rsidR="00EC6469" w:rsidRDefault="001D5FD2">
      <w:pPr>
        <w:pStyle w:val="Heading3"/>
      </w:pPr>
      <w:bookmarkStart w:id="346" w:name="_oz2jz2wq01rj" w:colFirst="0" w:colLast="0"/>
      <w:bookmarkEnd w:id="346"/>
      <w:r>
        <w:t>Sidebar — Related Resources</w:t>
      </w:r>
    </w:p>
    <w:p w14:paraId="00000AA5" w14:textId="77777777" w:rsidR="00EC6469" w:rsidRDefault="001D5FD2">
      <w:r>
        <w:t>[bph-023]</w:t>
      </w:r>
    </w:p>
    <w:p w14:paraId="00000AA6" w14:textId="77777777" w:rsidR="00EC6469" w:rsidRDefault="00EC6469">
      <w:pPr>
        <w:widowControl w:val="0"/>
        <w:pBdr>
          <w:top w:val="nil"/>
          <w:left w:val="nil"/>
          <w:bottom w:val="nil"/>
          <w:right w:val="nil"/>
          <w:between w:val="nil"/>
        </w:pBdr>
        <w:ind w:left="0"/>
      </w:pPr>
    </w:p>
    <w:p w14:paraId="00000AA7" w14:textId="77777777" w:rsidR="00EC6469" w:rsidRDefault="001D5FD2">
      <w:r>
        <w:t>Scripture Referenced</w:t>
      </w:r>
    </w:p>
    <w:p w14:paraId="00000AA8" w14:textId="77777777" w:rsidR="00EC6469" w:rsidRDefault="00EC6469">
      <w:pPr>
        <w:widowControl w:val="0"/>
        <w:pBdr>
          <w:top w:val="nil"/>
          <w:left w:val="nil"/>
          <w:bottom w:val="nil"/>
          <w:right w:val="nil"/>
          <w:between w:val="nil"/>
        </w:pBdr>
        <w:ind w:left="0"/>
      </w:pPr>
    </w:p>
    <w:p w14:paraId="00000AA9" w14:textId="77777777" w:rsidR="00EC6469" w:rsidRDefault="001D5FD2">
      <w:r>
        <w:t>[bph-024]</w:t>
      </w:r>
    </w:p>
    <w:p w14:paraId="00000AAA" w14:textId="77777777" w:rsidR="00EC6469" w:rsidRDefault="00EC6469">
      <w:pPr>
        <w:widowControl w:val="0"/>
        <w:pBdr>
          <w:top w:val="nil"/>
          <w:left w:val="nil"/>
          <w:bottom w:val="nil"/>
          <w:right w:val="nil"/>
          <w:between w:val="nil"/>
        </w:pBdr>
        <w:ind w:left="0"/>
      </w:pPr>
    </w:p>
    <w:p w14:paraId="00000AAB" w14:textId="77777777" w:rsidR="00EC6469" w:rsidRDefault="001D5FD2">
      <w:r>
        <w:t>About Haskell LIGHT</w:t>
      </w:r>
    </w:p>
    <w:p w14:paraId="00000AAC" w14:textId="77777777" w:rsidR="00EC6469" w:rsidRDefault="00EC6469">
      <w:pPr>
        <w:widowControl w:val="0"/>
        <w:pBdr>
          <w:top w:val="nil"/>
          <w:left w:val="nil"/>
          <w:bottom w:val="nil"/>
          <w:right w:val="nil"/>
          <w:between w:val="nil"/>
        </w:pBdr>
        <w:ind w:left="0"/>
      </w:pPr>
    </w:p>
    <w:p w14:paraId="00000AAD" w14:textId="77777777" w:rsidR="00EC6469" w:rsidRDefault="001D5FD2">
      <w:r>
        <w:t>[bph-025]</w:t>
      </w:r>
    </w:p>
    <w:p w14:paraId="00000AAE" w14:textId="77777777" w:rsidR="00EC6469" w:rsidRDefault="00EC6469">
      <w:pPr>
        <w:widowControl w:val="0"/>
        <w:pBdr>
          <w:top w:val="nil"/>
          <w:left w:val="nil"/>
          <w:bottom w:val="nil"/>
          <w:right w:val="nil"/>
          <w:between w:val="nil"/>
        </w:pBdr>
        <w:ind w:left="0"/>
      </w:pPr>
    </w:p>
    <w:p w14:paraId="00000AAF" w14:textId="77777777" w:rsidR="00EC6469" w:rsidRDefault="001D5FD2">
      <w:r>
        <w:t>Haskell LIGHT is LIM's campus ministry at Haskell Indian Nations University in Lawrence, Kansas — reaching Native college students with the Gospel and community rooted in Christ.</w:t>
      </w:r>
    </w:p>
    <w:p w14:paraId="00000AB0" w14:textId="77777777" w:rsidR="00EC6469" w:rsidRDefault="00EC6469">
      <w:pPr>
        <w:widowControl w:val="0"/>
        <w:pBdr>
          <w:top w:val="nil"/>
          <w:left w:val="nil"/>
          <w:bottom w:val="nil"/>
          <w:right w:val="nil"/>
          <w:between w:val="nil"/>
        </w:pBdr>
        <w:ind w:left="0"/>
      </w:pPr>
    </w:p>
    <w:p w14:paraId="00000AB1" w14:textId="77777777" w:rsidR="00EC6469" w:rsidRDefault="001D5FD2">
      <w:r>
        <w:t>[bph-026]</w:t>
      </w:r>
    </w:p>
    <w:p w14:paraId="00000AB2" w14:textId="77777777" w:rsidR="00EC6469" w:rsidRDefault="00EC6469">
      <w:pPr>
        <w:widowControl w:val="0"/>
        <w:pBdr>
          <w:top w:val="nil"/>
          <w:left w:val="nil"/>
          <w:bottom w:val="nil"/>
          <w:right w:val="nil"/>
          <w:between w:val="nil"/>
        </w:pBdr>
        <w:ind w:left="0"/>
      </w:pPr>
    </w:p>
    <w:p w14:paraId="00000AB3" w14:textId="77777777" w:rsidR="00EC6469" w:rsidRDefault="001D5FD2">
      <w:r>
        <w:t>Visit Haskell LIGHT →</w:t>
      </w:r>
    </w:p>
    <w:p w14:paraId="00000AB4" w14:textId="77777777" w:rsidR="00EC6469" w:rsidRDefault="00EC6469">
      <w:pPr>
        <w:widowControl w:val="0"/>
        <w:pBdr>
          <w:top w:val="nil"/>
          <w:left w:val="nil"/>
          <w:bottom w:val="nil"/>
          <w:right w:val="nil"/>
          <w:between w:val="nil"/>
        </w:pBdr>
        <w:ind w:left="0"/>
      </w:pPr>
    </w:p>
    <w:p w14:paraId="00000AB5" w14:textId="77777777" w:rsidR="00EC6469" w:rsidRDefault="001D5FD2">
      <w:r>
        <w:t>[bph-027]</w:t>
      </w:r>
    </w:p>
    <w:p w14:paraId="00000AB6" w14:textId="77777777" w:rsidR="00EC6469" w:rsidRDefault="00EC6469">
      <w:pPr>
        <w:widowControl w:val="0"/>
        <w:pBdr>
          <w:top w:val="nil"/>
          <w:left w:val="nil"/>
          <w:bottom w:val="nil"/>
          <w:right w:val="nil"/>
          <w:between w:val="nil"/>
        </w:pBdr>
        <w:ind w:left="0"/>
      </w:pPr>
    </w:p>
    <w:p w14:paraId="00000AB7" w14:textId="77777777" w:rsidR="00EC6469" w:rsidRDefault="001D5FD2">
      <w:r>
        <w:t>Devotional Series</w:t>
      </w:r>
    </w:p>
    <w:p w14:paraId="00000AB8" w14:textId="77777777" w:rsidR="00EC6469" w:rsidRDefault="00EC6469">
      <w:pPr>
        <w:widowControl w:val="0"/>
        <w:pBdr>
          <w:top w:val="nil"/>
          <w:left w:val="nil"/>
          <w:bottom w:val="nil"/>
          <w:right w:val="nil"/>
          <w:between w:val="nil"/>
        </w:pBdr>
        <w:ind w:left="0"/>
      </w:pPr>
    </w:p>
    <w:p w14:paraId="00000AB9" w14:textId="77777777" w:rsidR="00EC6469" w:rsidRDefault="001D5FD2">
      <w:r>
        <w:t>[bph-028]</w:t>
      </w:r>
    </w:p>
    <w:p w14:paraId="00000ABA" w14:textId="77777777" w:rsidR="00EC6469" w:rsidRDefault="00EC6469">
      <w:pPr>
        <w:widowControl w:val="0"/>
        <w:pBdr>
          <w:top w:val="nil"/>
          <w:left w:val="nil"/>
          <w:bottom w:val="nil"/>
          <w:right w:val="nil"/>
          <w:between w:val="nil"/>
        </w:pBdr>
        <w:ind w:left="0"/>
      </w:pPr>
    </w:p>
    <w:p w14:paraId="00000ABB" w14:textId="07F6819A" w:rsidR="00EC6469" w:rsidRDefault="001D5FD2">
      <w:r w:rsidRPr="0066659C">
        <w:rPr>
          <w:highlight w:val="green"/>
        </w:rPr>
        <w:t>This post is part of an ongoing series from LIM's campus and healing ministries — short reflections rooted in scripture and real stories of transformation.</w:t>
      </w:r>
      <w:r w:rsidR="0066659C">
        <w:t xml:space="preserve"> </w:t>
      </w:r>
      <w:ins w:id="347" w:author="Jaylene Peterson-Nyren" w:date="2026-05-07T17:30:00Z">
        <w:r w:rsidR="00217DCA">
          <w:t>(</w:t>
        </w:r>
      </w:ins>
      <w:r w:rsidR="0066659C" w:rsidRPr="00653205">
        <w:rPr>
          <w:highlight w:val="yellow"/>
        </w:rPr>
        <w:t xml:space="preserve">How often updated? Who is </w:t>
      </w:r>
      <w:r w:rsidR="00653205" w:rsidRPr="00653205">
        <w:rPr>
          <w:highlight w:val="yellow"/>
        </w:rPr>
        <w:t>updating?</w:t>
      </w:r>
      <w:ins w:id="348" w:author="Jaylene Peterson-Nyren" w:date="2026-05-07T17:30:00Z">
        <w:r w:rsidR="00217DCA">
          <w:t>)</w:t>
        </w:r>
      </w:ins>
    </w:p>
    <w:p w14:paraId="00000ABC" w14:textId="77777777" w:rsidR="00EC6469" w:rsidRDefault="00EC6469">
      <w:pPr>
        <w:widowControl w:val="0"/>
        <w:pBdr>
          <w:top w:val="nil"/>
          <w:left w:val="nil"/>
          <w:bottom w:val="nil"/>
          <w:right w:val="nil"/>
          <w:between w:val="nil"/>
        </w:pBdr>
        <w:ind w:left="0"/>
      </w:pPr>
    </w:p>
    <w:p w14:paraId="00000ABD" w14:textId="77777777" w:rsidR="00EC6469" w:rsidRDefault="001D5FD2">
      <w:r>
        <w:t>[bph-029]</w:t>
      </w:r>
    </w:p>
    <w:p w14:paraId="00000ABE" w14:textId="77777777" w:rsidR="00EC6469" w:rsidRDefault="00EC6469">
      <w:pPr>
        <w:widowControl w:val="0"/>
        <w:pBdr>
          <w:top w:val="nil"/>
          <w:left w:val="nil"/>
          <w:bottom w:val="nil"/>
          <w:right w:val="nil"/>
          <w:between w:val="nil"/>
        </w:pBdr>
        <w:ind w:left="0"/>
      </w:pPr>
    </w:p>
    <w:p w14:paraId="00000ABF" w14:textId="77777777" w:rsidR="00EC6469" w:rsidRDefault="001D5FD2">
      <w:r>
        <w:t>All Posts →</w:t>
      </w:r>
    </w:p>
    <w:p w14:paraId="00000AC0" w14:textId="77777777" w:rsidR="00EC6469" w:rsidRDefault="00EC6469">
      <w:pPr>
        <w:widowControl w:val="0"/>
        <w:pBdr>
          <w:top w:val="nil"/>
          <w:left w:val="nil"/>
          <w:bottom w:val="nil"/>
          <w:right w:val="nil"/>
          <w:between w:val="nil"/>
        </w:pBdr>
        <w:ind w:left="0"/>
      </w:pPr>
    </w:p>
    <w:p w14:paraId="00000AC1" w14:textId="77777777" w:rsidR="00EC6469" w:rsidRDefault="001D5FD2">
      <w:pPr>
        <w:pStyle w:val="Heading3"/>
      </w:pPr>
      <w:bookmarkStart w:id="349" w:name="_91dgm8u6kvv9" w:colFirst="0" w:colLast="0"/>
      <w:bookmarkEnd w:id="349"/>
      <w:r>
        <w:t>Healing Groups Bridge</w:t>
      </w:r>
    </w:p>
    <w:p w14:paraId="00000AC2" w14:textId="77777777" w:rsidR="00EC6469" w:rsidRDefault="001D5FD2">
      <w:r>
        <w:t>[bph-030]</w:t>
      </w:r>
    </w:p>
    <w:p w14:paraId="00000AC3" w14:textId="77777777" w:rsidR="00EC6469" w:rsidRDefault="00EC6469">
      <w:pPr>
        <w:widowControl w:val="0"/>
        <w:pBdr>
          <w:top w:val="nil"/>
          <w:left w:val="nil"/>
          <w:bottom w:val="nil"/>
          <w:right w:val="nil"/>
          <w:between w:val="nil"/>
        </w:pBdr>
        <w:ind w:left="0"/>
      </w:pPr>
    </w:p>
    <w:p w14:paraId="00000AC4" w14:textId="77777777" w:rsidR="00EC6469" w:rsidRDefault="001D5FD2">
      <w:r>
        <w:t>Finding strength is the first step. Finding healing is the next.</w:t>
      </w:r>
    </w:p>
    <w:p w14:paraId="00000AC5" w14:textId="77777777" w:rsidR="00EC6469" w:rsidRDefault="00EC6469">
      <w:pPr>
        <w:widowControl w:val="0"/>
        <w:pBdr>
          <w:top w:val="nil"/>
          <w:left w:val="nil"/>
          <w:bottom w:val="nil"/>
          <w:right w:val="nil"/>
          <w:between w:val="nil"/>
        </w:pBdr>
        <w:ind w:left="0"/>
      </w:pPr>
    </w:p>
    <w:p w14:paraId="00000AC6" w14:textId="77777777" w:rsidR="00EC6469" w:rsidRDefault="001D5FD2">
      <w:r>
        <w:t>[bph-031]</w:t>
      </w:r>
    </w:p>
    <w:p w14:paraId="00000AC7" w14:textId="77777777" w:rsidR="00EC6469" w:rsidRDefault="00EC6469">
      <w:pPr>
        <w:widowControl w:val="0"/>
        <w:pBdr>
          <w:top w:val="nil"/>
          <w:left w:val="nil"/>
          <w:bottom w:val="nil"/>
          <w:right w:val="nil"/>
          <w:between w:val="nil"/>
        </w:pBdr>
        <w:ind w:left="0"/>
      </w:pPr>
    </w:p>
    <w:p w14:paraId="00000AC8" w14:textId="77777777" w:rsidR="00EC6469" w:rsidRDefault="001D5FD2">
      <w:r>
        <w:t>My friend's freedom didn't come from a single moment of willpower. It came through community, prayer, and a safe place to be honest. That's exactly what our Healing the Wounds of Trauma groups are built on — scripture-rooted, facilitator-led, and open to anyone carrying the weight of the past.</w:t>
      </w:r>
    </w:p>
    <w:p w14:paraId="00000AC9" w14:textId="77777777" w:rsidR="00EC6469" w:rsidRDefault="00EC6469">
      <w:pPr>
        <w:widowControl w:val="0"/>
        <w:pBdr>
          <w:top w:val="nil"/>
          <w:left w:val="nil"/>
          <w:bottom w:val="nil"/>
          <w:right w:val="nil"/>
          <w:between w:val="nil"/>
        </w:pBdr>
        <w:ind w:left="0"/>
      </w:pPr>
    </w:p>
    <w:p w14:paraId="00000ACA" w14:textId="77777777" w:rsidR="00EC6469" w:rsidRDefault="001D5FD2">
      <w:r>
        <w:t>[bph-032]</w:t>
      </w:r>
    </w:p>
    <w:p w14:paraId="00000ACB" w14:textId="77777777" w:rsidR="00EC6469" w:rsidRDefault="00EC6469">
      <w:pPr>
        <w:widowControl w:val="0"/>
        <w:pBdr>
          <w:top w:val="nil"/>
          <w:left w:val="nil"/>
          <w:bottom w:val="nil"/>
          <w:right w:val="nil"/>
          <w:between w:val="nil"/>
        </w:pBdr>
        <w:ind w:left="0"/>
      </w:pPr>
    </w:p>
    <w:p w14:paraId="00000ACC" w14:textId="77777777" w:rsidR="00EC6469" w:rsidRDefault="001D5FD2">
      <w:r>
        <w:t>Find a Healing Group →</w:t>
      </w:r>
    </w:p>
    <w:p w14:paraId="00000ACD" w14:textId="77777777" w:rsidR="00EC6469" w:rsidRDefault="00EC6469">
      <w:pPr>
        <w:widowControl w:val="0"/>
        <w:pBdr>
          <w:top w:val="nil"/>
          <w:left w:val="nil"/>
          <w:bottom w:val="nil"/>
          <w:right w:val="nil"/>
          <w:between w:val="nil"/>
        </w:pBdr>
        <w:ind w:left="0"/>
      </w:pPr>
    </w:p>
    <w:p w14:paraId="00000ACE" w14:textId="77777777" w:rsidR="00EC6469" w:rsidRDefault="001D5FD2">
      <w:r>
        <w:t>[bph-033]</w:t>
      </w:r>
    </w:p>
    <w:p w14:paraId="00000ACF" w14:textId="77777777" w:rsidR="00EC6469" w:rsidRDefault="00EC6469">
      <w:pPr>
        <w:widowControl w:val="0"/>
        <w:pBdr>
          <w:top w:val="nil"/>
          <w:left w:val="nil"/>
          <w:bottom w:val="nil"/>
          <w:right w:val="nil"/>
          <w:between w:val="nil"/>
        </w:pBdr>
        <w:ind w:left="0"/>
      </w:pPr>
    </w:p>
    <w:p w14:paraId="00000AD0" w14:textId="77777777" w:rsidR="00EC6469" w:rsidRDefault="001D5FD2">
      <w:r>
        <w:t>Learn More</w:t>
      </w:r>
    </w:p>
    <w:p w14:paraId="00000AD1" w14:textId="77777777" w:rsidR="00EC6469" w:rsidRDefault="00EC6469">
      <w:pPr>
        <w:widowControl w:val="0"/>
        <w:pBdr>
          <w:top w:val="nil"/>
          <w:left w:val="nil"/>
          <w:bottom w:val="nil"/>
          <w:right w:val="nil"/>
          <w:between w:val="nil"/>
        </w:pBdr>
        <w:ind w:left="0"/>
      </w:pPr>
    </w:p>
    <w:p w14:paraId="00000AD2" w14:textId="77777777" w:rsidR="00EC6469" w:rsidRDefault="001D5FD2">
      <w:r>
        <w:t>[bph-034]</w:t>
      </w:r>
    </w:p>
    <w:p w14:paraId="00000AD3" w14:textId="77777777" w:rsidR="00EC6469" w:rsidRDefault="00EC6469">
      <w:pPr>
        <w:widowControl w:val="0"/>
        <w:pBdr>
          <w:top w:val="nil"/>
          <w:left w:val="nil"/>
          <w:bottom w:val="nil"/>
          <w:right w:val="nil"/>
          <w:between w:val="nil"/>
        </w:pBdr>
        <w:ind w:left="0"/>
      </w:pPr>
    </w:p>
    <w:p w14:paraId="00000AD4" w14:textId="5679F661" w:rsidR="00EC6469" w:rsidRDefault="001D5FD2">
      <w:r w:rsidRPr="00EE1003">
        <w:rPr>
          <w:rPrChange w:id="350" w:author="Jaylene Peterson-Nyren" w:date="2026-05-07T14:25:00Z">
            <w:rPr>
              <w:highlight w:val="green"/>
            </w:rPr>
          </w:rPrChange>
        </w:rPr>
        <w:lastRenderedPageBreak/>
        <w:t>"Can you imagine what it would be like if all our communities could be that helper to one another — scripture-rooted, safe, not judging, not forcing? Just coming from that place of love and grace. That is what this is."</w:t>
      </w:r>
      <w:r w:rsidR="00653205">
        <w:t xml:space="preserve"> </w:t>
      </w:r>
      <w:r w:rsidR="00653205" w:rsidRPr="00653205">
        <w:rPr>
          <w:highlight w:val="yellow"/>
        </w:rPr>
        <w:t>Love this quote – can it be more prominently used?</w:t>
      </w:r>
    </w:p>
    <w:p w14:paraId="00000AD5" w14:textId="77777777" w:rsidR="00EC6469" w:rsidRDefault="00EC6469">
      <w:pPr>
        <w:widowControl w:val="0"/>
        <w:pBdr>
          <w:top w:val="nil"/>
          <w:left w:val="nil"/>
          <w:bottom w:val="nil"/>
          <w:right w:val="nil"/>
          <w:between w:val="nil"/>
        </w:pBdr>
        <w:ind w:left="0"/>
      </w:pPr>
    </w:p>
    <w:p w14:paraId="00000AD6" w14:textId="77777777" w:rsidR="00EC6469" w:rsidRDefault="001D5FD2">
      <w:pPr>
        <w:pStyle w:val="Heading3"/>
      </w:pPr>
      <w:bookmarkStart w:id="351" w:name="_5whjndtckqv7" w:colFirst="0" w:colLast="0"/>
      <w:bookmarkEnd w:id="351"/>
      <w:r>
        <w:t>Footer — Footer</w:t>
      </w:r>
    </w:p>
    <w:p w14:paraId="00000AD7" w14:textId="77777777" w:rsidR="00EC6469" w:rsidRDefault="001D5FD2">
      <w:r>
        <w:t>[bph-035]</w:t>
      </w:r>
    </w:p>
    <w:p w14:paraId="00000AD8" w14:textId="77777777" w:rsidR="00EC6469" w:rsidRDefault="00EC6469">
      <w:pPr>
        <w:widowControl w:val="0"/>
        <w:pBdr>
          <w:top w:val="nil"/>
          <w:left w:val="nil"/>
          <w:bottom w:val="nil"/>
          <w:right w:val="nil"/>
          <w:between w:val="nil"/>
        </w:pBdr>
        <w:ind w:left="0"/>
      </w:pPr>
    </w:p>
    <w:p w14:paraId="00000AD9" w14:textId="77777777" w:rsidR="00EC6469" w:rsidRDefault="001D5FD2">
      <w:r>
        <w:t>© 2026 Lutheran Indian Ministries · All rights reserved</w:t>
      </w:r>
    </w:p>
    <w:p w14:paraId="00000ADA" w14:textId="77777777" w:rsidR="00EC6469" w:rsidRDefault="00EC6469">
      <w:pPr>
        <w:widowControl w:val="0"/>
        <w:pBdr>
          <w:top w:val="nil"/>
          <w:left w:val="nil"/>
          <w:bottom w:val="nil"/>
          <w:right w:val="nil"/>
          <w:between w:val="nil"/>
        </w:pBdr>
        <w:ind w:left="0"/>
      </w:pPr>
    </w:p>
    <w:p w14:paraId="00000ADB" w14:textId="77777777" w:rsidR="00EC6469" w:rsidRDefault="00000000">
      <w:r>
        <w:pict w14:anchorId="03F2D830">
          <v:rect id="_x0000_i1030" style="width:0;height:1.5pt" o:hralign="center" o:hrstd="t" o:hr="t" fillcolor="#a0a0a0" stroked="f"/>
        </w:pict>
      </w:r>
    </w:p>
    <w:p w14:paraId="00000ADC" w14:textId="77777777" w:rsidR="00EC6469" w:rsidRDefault="00EC6469">
      <w:pPr>
        <w:widowControl w:val="0"/>
        <w:pBdr>
          <w:top w:val="nil"/>
          <w:left w:val="nil"/>
          <w:bottom w:val="nil"/>
          <w:right w:val="nil"/>
          <w:between w:val="nil"/>
        </w:pBdr>
        <w:ind w:left="0"/>
      </w:pPr>
    </w:p>
    <w:p w14:paraId="00000ADD" w14:textId="77777777" w:rsidR="00EC6469" w:rsidRDefault="001D5FD2">
      <w:pPr>
        <w:pStyle w:val="Heading2"/>
      </w:pPr>
      <w:bookmarkStart w:id="352" w:name="_xb5pnpvfdl0w" w:colFirst="0" w:colLast="0"/>
      <w:bookmarkEnd w:id="352"/>
      <w:r>
        <w:t>Blog: The Choice</w:t>
      </w:r>
    </w:p>
    <w:p w14:paraId="00000ADE" w14:textId="77777777" w:rsidR="00EC6469" w:rsidRDefault="001D5FD2">
      <w:pPr>
        <w:pStyle w:val="Heading3"/>
      </w:pPr>
      <w:bookmarkStart w:id="353" w:name="_h47bsp4v9fwc" w:colFirst="0" w:colLast="0"/>
      <w:bookmarkEnd w:id="353"/>
      <w:r>
        <w:t>SEO &amp; Browser</w:t>
      </w:r>
    </w:p>
    <w:p w14:paraId="00000ADF" w14:textId="77777777" w:rsidR="00EC6469" w:rsidRDefault="001D5FD2">
      <w:r>
        <w:t>[bch-meta-title]</w:t>
      </w:r>
    </w:p>
    <w:p w14:paraId="00000AE0" w14:textId="77777777" w:rsidR="00EC6469" w:rsidRDefault="00EC6469">
      <w:pPr>
        <w:widowControl w:val="0"/>
        <w:pBdr>
          <w:top w:val="nil"/>
          <w:left w:val="nil"/>
          <w:bottom w:val="nil"/>
          <w:right w:val="nil"/>
          <w:between w:val="nil"/>
        </w:pBdr>
        <w:ind w:left="0"/>
      </w:pPr>
    </w:p>
    <w:p w14:paraId="00000AE1" w14:textId="77777777" w:rsidR="00EC6469" w:rsidRDefault="001D5FD2">
      <w:r>
        <w:t>The Choice: Native OR Christian · Lutheran Indian Ministries</w:t>
      </w:r>
    </w:p>
    <w:p w14:paraId="00000AE2" w14:textId="77777777" w:rsidR="00EC6469" w:rsidRDefault="00EC6469">
      <w:pPr>
        <w:widowControl w:val="0"/>
        <w:pBdr>
          <w:top w:val="nil"/>
          <w:left w:val="nil"/>
          <w:bottom w:val="nil"/>
          <w:right w:val="nil"/>
          <w:between w:val="nil"/>
        </w:pBdr>
        <w:ind w:left="0"/>
      </w:pPr>
    </w:p>
    <w:p w14:paraId="00000AE3" w14:textId="77777777" w:rsidR="00EC6469" w:rsidRDefault="001D5FD2">
      <w:r>
        <w:t>[bch-meta-desc]</w:t>
      </w:r>
    </w:p>
    <w:p w14:paraId="00000AE4" w14:textId="77777777" w:rsidR="00EC6469" w:rsidRDefault="00EC6469">
      <w:pPr>
        <w:widowControl w:val="0"/>
        <w:pBdr>
          <w:top w:val="nil"/>
          <w:left w:val="nil"/>
          <w:bottom w:val="nil"/>
          <w:right w:val="nil"/>
          <w:between w:val="nil"/>
        </w:pBdr>
        <w:ind w:left="0"/>
      </w:pPr>
    </w:p>
    <w:p w14:paraId="00000AE5" w14:textId="02874D72" w:rsidR="00EC6469" w:rsidRDefault="001D5FD2">
      <w:r w:rsidRPr="00EE1003">
        <w:rPr>
          <w:rPrChange w:id="354" w:author="Jaylene Peterson-Nyren" w:date="2026-05-07T14:25:00Z">
            <w:rPr>
              <w:highlight w:val="green"/>
            </w:rPr>
          </w:rPrChange>
        </w:rPr>
        <w:t xml:space="preserve">For more than </w:t>
      </w:r>
      <w:ins w:id="355" w:author="Jaylene Peterson-Nyren" w:date="2026-05-07T14:27:00Z">
        <w:r w:rsidR="00B3360D">
          <w:t>5</w:t>
        </w:r>
      </w:ins>
      <w:del w:id="356" w:author="Jaylene Peterson-Nyren" w:date="2026-05-07T14:27:00Z">
        <w:r w:rsidRPr="00EE1003" w:rsidDel="00B46D9D">
          <w:rPr>
            <w:rPrChange w:id="357" w:author="Jaylene Peterson-Nyren" w:date="2026-05-07T14:25:00Z">
              <w:rPr>
                <w:highlight w:val="green"/>
              </w:rPr>
            </w:rPrChange>
          </w:rPr>
          <w:delText>5</w:delText>
        </w:r>
      </w:del>
      <w:r w:rsidRPr="00EE1003">
        <w:rPr>
          <w:rPrChange w:id="358" w:author="Jaylene Peterson-Nyren" w:date="2026-05-07T14:25:00Z">
            <w:rPr>
              <w:highlight w:val="green"/>
            </w:rPr>
          </w:rPrChange>
        </w:rPr>
        <w:t xml:space="preserve">00 years, Native Americans were told they had to choose: be </w:t>
      </w:r>
      <w:r w:rsidR="00DE748B" w:rsidRPr="00EE1003">
        <w:rPr>
          <w:rPrChange w:id="359" w:author="Jaylene Peterson-Nyren" w:date="2026-05-07T14:25:00Z">
            <w:rPr>
              <w:highlight w:val="green"/>
            </w:rPr>
          </w:rPrChange>
        </w:rPr>
        <w:t>Native or</w:t>
      </w:r>
      <w:r w:rsidRPr="00EE1003">
        <w:rPr>
          <w:rPrChange w:id="360" w:author="Jaylene Peterson-Nyren" w:date="2026-05-07T14:25:00Z">
            <w:rPr>
              <w:highlight w:val="green"/>
            </w:rPr>
          </w:rPrChange>
        </w:rPr>
        <w:t xml:space="preserve"> be Christian. LIM exists to answer that false choice once and for all.</w:t>
      </w:r>
      <w:r w:rsidR="00152876">
        <w:t xml:space="preserve"> </w:t>
      </w:r>
      <w:ins w:id="361" w:author="Jaylene Peterson-Nyren" w:date="2026-05-07T17:38:00Z">
        <w:r w:rsidR="00974254" w:rsidRPr="00E35F13">
          <w:rPr>
            <w:highlight w:val="yellow"/>
            <w:rPrChange w:id="362" w:author="Jaylene Peterson-Nyren" w:date="2026-05-07T17:39:00Z">
              <w:rPr/>
            </w:rPrChange>
          </w:rPr>
          <w:t>(Powerful question/answer</w:t>
        </w:r>
        <w:r w:rsidR="001360DD" w:rsidRPr="00E35F13">
          <w:rPr>
            <w:highlight w:val="yellow"/>
            <w:rPrChange w:id="363" w:author="Jaylene Peterson-Nyren" w:date="2026-05-07T17:39:00Z">
              <w:rPr/>
            </w:rPrChange>
          </w:rPr>
          <w:t xml:space="preserve"> – can we use this for promotional materials?)</w:t>
        </w:r>
      </w:ins>
      <w:del w:id="364" w:author="Jaylene Peterson-Nyren" w:date="2026-05-07T17:38:00Z">
        <w:r w:rsidR="00155890" w:rsidRPr="00E35F13" w:rsidDel="00974254">
          <w:rPr>
            <w:highlight w:val="yellow"/>
            <w:rPrChange w:id="365" w:author="Jaylene Peterson-Nyren" w:date="2026-05-07T17:39:00Z">
              <w:rPr/>
            </w:rPrChange>
          </w:rPr>
          <w:delText>JPN wants this for mailers</w:delText>
        </w:r>
      </w:del>
    </w:p>
    <w:p w14:paraId="00000AE6" w14:textId="77777777" w:rsidR="00EC6469" w:rsidRDefault="00EC6469">
      <w:pPr>
        <w:widowControl w:val="0"/>
        <w:pBdr>
          <w:top w:val="nil"/>
          <w:left w:val="nil"/>
          <w:bottom w:val="nil"/>
          <w:right w:val="nil"/>
          <w:between w:val="nil"/>
        </w:pBdr>
        <w:ind w:left="0"/>
      </w:pPr>
    </w:p>
    <w:p w14:paraId="00000AE7" w14:textId="77777777" w:rsidR="00EC6469" w:rsidRDefault="001D5FD2">
      <w:pPr>
        <w:pStyle w:val="Heading3"/>
      </w:pPr>
      <w:bookmarkStart w:id="366" w:name="_ak5jeoa5y544" w:colFirst="0" w:colLast="0"/>
      <w:bookmarkEnd w:id="366"/>
      <w:r>
        <w:t>Nav — Nav</w:t>
      </w:r>
    </w:p>
    <w:p w14:paraId="00000AE8" w14:textId="77777777" w:rsidR="00EC6469" w:rsidRDefault="001D5FD2">
      <w:r>
        <w:t>[bch-001]</w:t>
      </w:r>
    </w:p>
    <w:p w14:paraId="00000AE9" w14:textId="77777777" w:rsidR="00EC6469" w:rsidRDefault="00EC6469">
      <w:pPr>
        <w:widowControl w:val="0"/>
        <w:pBdr>
          <w:top w:val="nil"/>
          <w:left w:val="nil"/>
          <w:bottom w:val="nil"/>
          <w:right w:val="nil"/>
          <w:between w:val="nil"/>
        </w:pBdr>
        <w:ind w:left="0"/>
      </w:pPr>
    </w:p>
    <w:p w14:paraId="00000AEA" w14:textId="77777777" w:rsidR="00EC6469" w:rsidRDefault="001D5FD2">
      <w:r>
        <w:t>Blog</w:t>
      </w:r>
    </w:p>
    <w:p w14:paraId="00000AEB" w14:textId="77777777" w:rsidR="00EC6469" w:rsidRDefault="00EC6469">
      <w:pPr>
        <w:widowControl w:val="0"/>
        <w:pBdr>
          <w:top w:val="nil"/>
          <w:left w:val="nil"/>
          <w:bottom w:val="nil"/>
          <w:right w:val="nil"/>
          <w:between w:val="nil"/>
        </w:pBdr>
        <w:ind w:left="0"/>
      </w:pPr>
    </w:p>
    <w:p w14:paraId="00000AEC" w14:textId="77777777" w:rsidR="00EC6469" w:rsidRDefault="001D5FD2">
      <w:r>
        <w:t>[bch-002]</w:t>
      </w:r>
    </w:p>
    <w:p w14:paraId="00000AED" w14:textId="77777777" w:rsidR="00EC6469" w:rsidRDefault="00EC6469">
      <w:pPr>
        <w:widowControl w:val="0"/>
        <w:pBdr>
          <w:top w:val="nil"/>
          <w:left w:val="nil"/>
          <w:bottom w:val="nil"/>
          <w:right w:val="nil"/>
          <w:between w:val="nil"/>
        </w:pBdr>
        <w:ind w:left="0"/>
      </w:pPr>
    </w:p>
    <w:p w14:paraId="00000AEE" w14:textId="77777777" w:rsidR="00EC6469" w:rsidRDefault="001D5FD2">
      <w:r>
        <w:t>Home</w:t>
      </w:r>
    </w:p>
    <w:p w14:paraId="00000AEF" w14:textId="77777777" w:rsidR="00EC6469" w:rsidRDefault="00EC6469">
      <w:pPr>
        <w:widowControl w:val="0"/>
        <w:pBdr>
          <w:top w:val="nil"/>
          <w:left w:val="nil"/>
          <w:bottom w:val="nil"/>
          <w:right w:val="nil"/>
          <w:between w:val="nil"/>
        </w:pBdr>
        <w:ind w:left="0"/>
      </w:pPr>
    </w:p>
    <w:p w14:paraId="00000AF0" w14:textId="77777777" w:rsidR="00EC6469" w:rsidRDefault="001D5FD2">
      <w:pPr>
        <w:pStyle w:val="Heading3"/>
      </w:pPr>
      <w:bookmarkStart w:id="367" w:name="_m3lv2ga8kfhx" w:colFirst="0" w:colLast="0"/>
      <w:bookmarkEnd w:id="367"/>
      <w:r>
        <w:lastRenderedPageBreak/>
        <w:t>Article Hero</w:t>
      </w:r>
    </w:p>
    <w:p w14:paraId="00000AF1" w14:textId="77777777" w:rsidR="00EC6469" w:rsidRDefault="001D5FD2">
      <w:r>
        <w:t>[bch-003]</w:t>
      </w:r>
    </w:p>
    <w:p w14:paraId="00000AF2" w14:textId="77777777" w:rsidR="00EC6469" w:rsidRDefault="00EC6469">
      <w:pPr>
        <w:widowControl w:val="0"/>
        <w:pBdr>
          <w:top w:val="nil"/>
          <w:left w:val="nil"/>
          <w:bottom w:val="nil"/>
          <w:right w:val="nil"/>
          <w:between w:val="nil"/>
        </w:pBdr>
        <w:ind w:left="0"/>
      </w:pPr>
    </w:p>
    <w:p w14:paraId="00000AF3" w14:textId="77777777" w:rsidR="00EC6469" w:rsidRDefault="001D5FD2">
      <w:r>
        <w:t>June 13</w:t>
      </w:r>
    </w:p>
    <w:p w14:paraId="00000AF4" w14:textId="77777777" w:rsidR="00EC6469" w:rsidRDefault="00EC6469">
      <w:pPr>
        <w:widowControl w:val="0"/>
        <w:pBdr>
          <w:top w:val="nil"/>
          <w:left w:val="nil"/>
          <w:bottom w:val="nil"/>
          <w:right w:val="nil"/>
          <w:between w:val="nil"/>
        </w:pBdr>
        <w:ind w:left="0"/>
      </w:pPr>
    </w:p>
    <w:p w14:paraId="00000AF5" w14:textId="77777777" w:rsidR="00EC6469" w:rsidRDefault="001D5FD2">
      <w:r>
        <w:t>[bch-004]</w:t>
      </w:r>
    </w:p>
    <w:p w14:paraId="00000AF6" w14:textId="77777777" w:rsidR="00EC6469" w:rsidRDefault="00EC6469">
      <w:pPr>
        <w:widowControl w:val="0"/>
        <w:pBdr>
          <w:top w:val="nil"/>
          <w:left w:val="nil"/>
          <w:bottom w:val="nil"/>
          <w:right w:val="nil"/>
          <w:between w:val="nil"/>
        </w:pBdr>
        <w:ind w:left="0"/>
      </w:pPr>
    </w:p>
    <w:p w14:paraId="00000AF7" w14:textId="77777777" w:rsidR="00EC6469" w:rsidRDefault="001D5FD2">
      <w:r>
        <w:t>The Choice: Native OR Christian?</w:t>
      </w:r>
    </w:p>
    <w:p w14:paraId="00000AF8" w14:textId="77777777" w:rsidR="00EC6469" w:rsidRDefault="00EC6469">
      <w:pPr>
        <w:widowControl w:val="0"/>
        <w:pBdr>
          <w:top w:val="nil"/>
          <w:left w:val="nil"/>
          <w:bottom w:val="nil"/>
          <w:right w:val="nil"/>
          <w:between w:val="nil"/>
        </w:pBdr>
        <w:ind w:left="0"/>
      </w:pPr>
    </w:p>
    <w:p w14:paraId="00000AF9" w14:textId="77777777" w:rsidR="00EC6469" w:rsidRDefault="001D5FD2">
      <w:r>
        <w:t>[bch-005]</w:t>
      </w:r>
    </w:p>
    <w:p w14:paraId="00000AFA" w14:textId="77777777" w:rsidR="00EC6469" w:rsidRDefault="00EC6469">
      <w:pPr>
        <w:widowControl w:val="0"/>
        <w:pBdr>
          <w:top w:val="nil"/>
          <w:left w:val="nil"/>
          <w:bottom w:val="nil"/>
          <w:right w:val="nil"/>
          <w:between w:val="nil"/>
        </w:pBdr>
        <w:ind w:left="0"/>
      </w:pPr>
    </w:p>
    <w:p w14:paraId="00000AFB" w14:textId="3056A5D3" w:rsidR="00EC6469" w:rsidRDefault="001D5FD2">
      <w:r>
        <w:t xml:space="preserve">For more than </w:t>
      </w:r>
      <w:ins w:id="368" w:author="Jaylene Peterson-Nyren" w:date="2026-05-07T14:27:00Z">
        <w:r w:rsidR="00B3360D">
          <w:t>5</w:t>
        </w:r>
      </w:ins>
      <w:del w:id="369" w:author="Jaylene Peterson-Nyren" w:date="2026-05-07T14:27:00Z">
        <w:r w:rsidDel="00B3360D">
          <w:delText>5</w:delText>
        </w:r>
      </w:del>
      <w:r>
        <w:t>00 years, Native Americans have been told to choose. LIM exists to answer that false ultimatum — once and for all.</w:t>
      </w:r>
    </w:p>
    <w:p w14:paraId="00000AFC" w14:textId="77777777" w:rsidR="00EC6469" w:rsidRDefault="00EC6469">
      <w:pPr>
        <w:widowControl w:val="0"/>
        <w:pBdr>
          <w:top w:val="nil"/>
          <w:left w:val="nil"/>
          <w:bottom w:val="nil"/>
          <w:right w:val="nil"/>
          <w:between w:val="nil"/>
        </w:pBdr>
        <w:ind w:left="0"/>
      </w:pPr>
    </w:p>
    <w:p w14:paraId="00000AFD" w14:textId="77777777" w:rsidR="00EC6469" w:rsidRDefault="001D5FD2">
      <w:r>
        <w:t>[bch-006]</w:t>
      </w:r>
    </w:p>
    <w:p w14:paraId="00000AFE" w14:textId="77777777" w:rsidR="00EC6469" w:rsidRDefault="00EC6469">
      <w:pPr>
        <w:widowControl w:val="0"/>
        <w:pBdr>
          <w:top w:val="nil"/>
          <w:left w:val="nil"/>
          <w:bottom w:val="nil"/>
          <w:right w:val="nil"/>
          <w:between w:val="nil"/>
        </w:pBdr>
        <w:ind w:left="0"/>
      </w:pPr>
    </w:p>
    <w:p w14:paraId="00000AFF" w14:textId="77777777" w:rsidR="00EC6469" w:rsidRDefault="001D5FD2">
      <w:r>
        <w:t>By Tim Young Eagle, CFRE (Pawnee) · Executive Director, Lutheran Indian Ministries</w:t>
      </w:r>
    </w:p>
    <w:p w14:paraId="00000B00" w14:textId="77777777" w:rsidR="00EC6469" w:rsidRDefault="00EC6469">
      <w:pPr>
        <w:widowControl w:val="0"/>
        <w:pBdr>
          <w:top w:val="nil"/>
          <w:left w:val="nil"/>
          <w:bottom w:val="nil"/>
          <w:right w:val="nil"/>
          <w:between w:val="nil"/>
        </w:pBdr>
        <w:ind w:left="0"/>
      </w:pPr>
    </w:p>
    <w:p w14:paraId="00000B01" w14:textId="77777777" w:rsidR="00EC6469" w:rsidRDefault="001D5FD2">
      <w:pPr>
        <w:pStyle w:val="Heading3"/>
      </w:pPr>
      <w:bookmarkStart w:id="370" w:name="_bk9kvqffxld5" w:colFirst="0" w:colLast="0"/>
      <w:bookmarkEnd w:id="370"/>
      <w:r>
        <w:t>Article Content</w:t>
      </w:r>
    </w:p>
    <w:p w14:paraId="00000B02" w14:textId="77777777" w:rsidR="00EC6469" w:rsidRDefault="001D5FD2">
      <w:r>
        <w:t>[bch-007]</w:t>
      </w:r>
    </w:p>
    <w:p w14:paraId="00000B03" w14:textId="77777777" w:rsidR="00EC6469" w:rsidRDefault="00EC6469">
      <w:pPr>
        <w:widowControl w:val="0"/>
        <w:pBdr>
          <w:top w:val="nil"/>
          <w:left w:val="nil"/>
          <w:bottom w:val="nil"/>
          <w:right w:val="nil"/>
          <w:between w:val="nil"/>
        </w:pBdr>
        <w:ind w:left="0"/>
      </w:pPr>
    </w:p>
    <w:p w14:paraId="00000B04" w14:textId="77777777" w:rsidR="00EC6469" w:rsidRDefault="001D5FD2">
      <w:r>
        <w:t>The letter arrived handwritten on lined notebook paper — the kind with three holes punched along the side and a red margin that you might have used for a high school composition assignment once upon a time. The return address was from a correctional facility out east.</w:t>
      </w:r>
    </w:p>
    <w:p w14:paraId="00000B05" w14:textId="77777777" w:rsidR="00EC6469" w:rsidRDefault="00EC6469">
      <w:pPr>
        <w:widowControl w:val="0"/>
        <w:pBdr>
          <w:top w:val="nil"/>
          <w:left w:val="nil"/>
          <w:bottom w:val="nil"/>
          <w:right w:val="nil"/>
          <w:between w:val="nil"/>
        </w:pBdr>
        <w:ind w:left="0"/>
      </w:pPr>
    </w:p>
    <w:p w14:paraId="00000B06" w14:textId="77777777" w:rsidR="00EC6469" w:rsidRDefault="001D5FD2">
      <w:r>
        <w:t>[bch-008]</w:t>
      </w:r>
    </w:p>
    <w:p w14:paraId="00000B07" w14:textId="77777777" w:rsidR="00EC6469" w:rsidRDefault="00EC6469">
      <w:pPr>
        <w:widowControl w:val="0"/>
        <w:pBdr>
          <w:top w:val="nil"/>
          <w:left w:val="nil"/>
          <w:bottom w:val="nil"/>
          <w:right w:val="nil"/>
          <w:between w:val="nil"/>
        </w:pBdr>
        <w:ind w:left="0"/>
      </w:pPr>
    </w:p>
    <w:p w14:paraId="00000B08" w14:textId="77777777" w:rsidR="00EC6469" w:rsidRDefault="001D5FD2">
      <w:r>
        <w:t>We occasionally receive mail from Native American inmates. Usually, the writer tells us his life's story or about his faith journey. But this man was asking for advice on a question that cut deep.</w:t>
      </w:r>
    </w:p>
    <w:p w14:paraId="00000B09" w14:textId="77777777" w:rsidR="00EC6469" w:rsidRDefault="00EC6469">
      <w:pPr>
        <w:widowControl w:val="0"/>
        <w:pBdr>
          <w:top w:val="nil"/>
          <w:left w:val="nil"/>
          <w:bottom w:val="nil"/>
          <w:right w:val="nil"/>
          <w:between w:val="nil"/>
        </w:pBdr>
        <w:ind w:left="0"/>
      </w:pPr>
    </w:p>
    <w:p w14:paraId="00000B0A" w14:textId="77777777" w:rsidR="00EC6469" w:rsidRDefault="001D5FD2">
      <w:r>
        <w:t>[bch-009]</w:t>
      </w:r>
    </w:p>
    <w:p w14:paraId="00000B0B" w14:textId="77777777" w:rsidR="00EC6469" w:rsidRDefault="00EC6469">
      <w:pPr>
        <w:widowControl w:val="0"/>
        <w:pBdr>
          <w:top w:val="nil"/>
          <w:left w:val="nil"/>
          <w:bottom w:val="nil"/>
          <w:right w:val="nil"/>
          <w:between w:val="nil"/>
        </w:pBdr>
        <w:ind w:left="0"/>
      </w:pPr>
    </w:p>
    <w:p w14:paraId="00000B0C" w14:textId="77777777" w:rsidR="00EC6469" w:rsidRDefault="001D5FD2">
      <w:r>
        <w:lastRenderedPageBreak/>
        <w:t>"I am registered as an American Indian, but my religion is listed as Lutheran. If I want to participate in the Native American activities or classes, I have to change my religion. But if I change my religion, I can't participate in the Sunday worship or Bible study."</w:t>
      </w:r>
    </w:p>
    <w:p w14:paraId="00000B0D" w14:textId="77777777" w:rsidR="00EC6469" w:rsidRDefault="00EC6469">
      <w:pPr>
        <w:widowControl w:val="0"/>
        <w:pBdr>
          <w:top w:val="nil"/>
          <w:left w:val="nil"/>
          <w:bottom w:val="nil"/>
          <w:right w:val="nil"/>
          <w:between w:val="nil"/>
        </w:pBdr>
        <w:ind w:left="0"/>
      </w:pPr>
    </w:p>
    <w:p w14:paraId="00000B0E" w14:textId="77777777" w:rsidR="00EC6469" w:rsidRDefault="001D5FD2">
      <w:r>
        <w:t>[bch-010]</w:t>
      </w:r>
    </w:p>
    <w:p w14:paraId="00000B0F" w14:textId="77777777" w:rsidR="00EC6469" w:rsidRDefault="00EC6469">
      <w:pPr>
        <w:widowControl w:val="0"/>
        <w:pBdr>
          <w:top w:val="nil"/>
          <w:left w:val="nil"/>
          <w:bottom w:val="nil"/>
          <w:right w:val="nil"/>
          <w:between w:val="nil"/>
        </w:pBdr>
        <w:ind w:left="0"/>
      </w:pPr>
    </w:p>
    <w:p w14:paraId="00000B10" w14:textId="77777777" w:rsidR="00EC6469" w:rsidRDefault="001D5FD2">
      <w:r>
        <w:t>"How can I be Lutheran and Native?"</w:t>
      </w:r>
    </w:p>
    <w:p w14:paraId="00000B11" w14:textId="77777777" w:rsidR="00EC6469" w:rsidRDefault="00EC6469">
      <w:pPr>
        <w:widowControl w:val="0"/>
        <w:pBdr>
          <w:top w:val="nil"/>
          <w:left w:val="nil"/>
          <w:bottom w:val="nil"/>
          <w:right w:val="nil"/>
          <w:between w:val="nil"/>
        </w:pBdr>
        <w:ind w:left="0"/>
      </w:pPr>
    </w:p>
    <w:p w14:paraId="00000B12" w14:textId="77777777" w:rsidR="00EC6469" w:rsidRDefault="001D5FD2">
      <w:r>
        <w:t>[bch-011]</w:t>
      </w:r>
    </w:p>
    <w:p w14:paraId="00000B13" w14:textId="77777777" w:rsidR="00EC6469" w:rsidRDefault="00EC6469">
      <w:pPr>
        <w:widowControl w:val="0"/>
        <w:pBdr>
          <w:top w:val="nil"/>
          <w:left w:val="nil"/>
          <w:bottom w:val="nil"/>
          <w:right w:val="nil"/>
          <w:between w:val="nil"/>
        </w:pBdr>
        <w:ind w:left="0"/>
      </w:pPr>
    </w:p>
    <w:p w14:paraId="00000B14" w14:textId="77777777" w:rsidR="00EC6469" w:rsidRDefault="001D5FD2">
      <w:r>
        <w:t>John closed with a question that has echoed across Native communities for generations. And he asked it from a prison cell — where, stripped of nearly everything else, he was still being told to choose between who he was and who God made him to be.</w:t>
      </w:r>
    </w:p>
    <w:p w14:paraId="00000B15" w14:textId="77777777" w:rsidR="00EC6469" w:rsidRDefault="00EC6469">
      <w:pPr>
        <w:widowControl w:val="0"/>
        <w:pBdr>
          <w:top w:val="nil"/>
          <w:left w:val="nil"/>
          <w:bottom w:val="nil"/>
          <w:right w:val="nil"/>
          <w:between w:val="nil"/>
        </w:pBdr>
        <w:ind w:left="0"/>
      </w:pPr>
    </w:p>
    <w:p w14:paraId="00000B16" w14:textId="77777777" w:rsidR="00EC6469" w:rsidRDefault="001D5FD2">
      <w:r>
        <w:t>[bch-012]</w:t>
      </w:r>
    </w:p>
    <w:p w14:paraId="00000B17" w14:textId="77777777" w:rsidR="00EC6469" w:rsidRDefault="00EC6469">
      <w:pPr>
        <w:widowControl w:val="0"/>
        <w:pBdr>
          <w:top w:val="nil"/>
          <w:left w:val="nil"/>
          <w:bottom w:val="nil"/>
          <w:right w:val="nil"/>
          <w:between w:val="nil"/>
        </w:pBdr>
        <w:ind w:left="0"/>
      </w:pPr>
    </w:p>
    <w:p w14:paraId="00000B18" w14:textId="77777777" w:rsidR="00EC6469" w:rsidRDefault="001D5FD2">
      <w:r>
        <w:t>A 500-Year-Old Lie</w:t>
      </w:r>
    </w:p>
    <w:p w14:paraId="00000B19" w14:textId="77777777" w:rsidR="00EC6469" w:rsidRDefault="00EC6469">
      <w:pPr>
        <w:widowControl w:val="0"/>
        <w:pBdr>
          <w:top w:val="nil"/>
          <w:left w:val="nil"/>
          <w:bottom w:val="nil"/>
          <w:right w:val="nil"/>
          <w:between w:val="nil"/>
        </w:pBdr>
        <w:ind w:left="0"/>
      </w:pPr>
    </w:p>
    <w:p w14:paraId="00000B1A" w14:textId="77777777" w:rsidR="00EC6469" w:rsidRDefault="001D5FD2">
      <w:r>
        <w:t>[bch-013]</w:t>
      </w:r>
    </w:p>
    <w:p w14:paraId="00000B1B" w14:textId="77777777" w:rsidR="00EC6469" w:rsidRDefault="00EC6469">
      <w:pPr>
        <w:widowControl w:val="0"/>
        <w:pBdr>
          <w:top w:val="nil"/>
          <w:left w:val="nil"/>
          <w:bottom w:val="nil"/>
          <w:right w:val="nil"/>
          <w:between w:val="nil"/>
        </w:pBdr>
        <w:ind w:left="0"/>
      </w:pPr>
    </w:p>
    <w:p w14:paraId="00000B1C" w14:textId="77777777" w:rsidR="00EC6469" w:rsidRDefault="001D5FD2">
      <w:r>
        <w:t>Sadly, John's question is one we are asked often in ministry among Native people. For more than 500 years, Native Americans were told they cannot be both Christian and Native. The Native culture, according to early missionaries, did not fit the Christian religion — and belief in the Gospel required them to give up who they were in order to become something they could never truly be.</w:t>
      </w:r>
    </w:p>
    <w:p w14:paraId="00000B1D" w14:textId="77777777" w:rsidR="00EC6469" w:rsidRDefault="00EC6469">
      <w:pPr>
        <w:widowControl w:val="0"/>
        <w:pBdr>
          <w:top w:val="nil"/>
          <w:left w:val="nil"/>
          <w:bottom w:val="nil"/>
          <w:right w:val="nil"/>
          <w:between w:val="nil"/>
        </w:pBdr>
        <w:ind w:left="0"/>
      </w:pPr>
    </w:p>
    <w:p w14:paraId="00000B1E" w14:textId="77777777" w:rsidR="00EC6469" w:rsidRDefault="001D5FD2">
      <w:r>
        <w:t>[bch-014]</w:t>
      </w:r>
    </w:p>
    <w:p w14:paraId="00000B1F" w14:textId="77777777" w:rsidR="00EC6469" w:rsidRDefault="00EC6469">
      <w:pPr>
        <w:widowControl w:val="0"/>
        <w:pBdr>
          <w:top w:val="nil"/>
          <w:left w:val="nil"/>
          <w:bottom w:val="nil"/>
          <w:right w:val="nil"/>
          <w:between w:val="nil"/>
        </w:pBdr>
        <w:ind w:left="0"/>
      </w:pPr>
    </w:p>
    <w:p w14:paraId="00000B20" w14:textId="77777777" w:rsidR="00EC6469" w:rsidRDefault="001D5FD2">
      <w:r>
        <w:t xml:space="preserve">It wasn't just theology. It was policy. It was enforced. Boarding schools — funded by the federal government and operated by churches — removed Native children from their families, cut their hair, banned their </w:t>
      </w:r>
      <w:r>
        <w:lastRenderedPageBreak/>
        <w:t>languages, and punished them for singing their songs or speaking their names. The logic was explicit.</w:t>
      </w:r>
    </w:p>
    <w:p w14:paraId="00000B21" w14:textId="77777777" w:rsidR="00EC6469" w:rsidRDefault="00EC6469">
      <w:pPr>
        <w:widowControl w:val="0"/>
        <w:pBdr>
          <w:top w:val="nil"/>
          <w:left w:val="nil"/>
          <w:bottom w:val="nil"/>
          <w:right w:val="nil"/>
          <w:between w:val="nil"/>
        </w:pBdr>
        <w:ind w:left="0"/>
      </w:pPr>
    </w:p>
    <w:p w14:paraId="00000B22" w14:textId="77777777" w:rsidR="00EC6469" w:rsidRDefault="001D5FD2">
      <w:r>
        <w:t>[bch-015]</w:t>
      </w:r>
    </w:p>
    <w:p w14:paraId="00000B23" w14:textId="77777777" w:rsidR="00EC6469" w:rsidRDefault="00EC6469">
      <w:pPr>
        <w:widowControl w:val="0"/>
        <w:pBdr>
          <w:top w:val="nil"/>
          <w:left w:val="nil"/>
          <w:bottom w:val="nil"/>
          <w:right w:val="nil"/>
          <w:between w:val="nil"/>
        </w:pBdr>
        <w:ind w:left="0"/>
      </w:pPr>
    </w:p>
    <w:p w14:paraId="00000B24" w14:textId="7F74EE5B" w:rsidR="00EC6469" w:rsidRDefault="001D5FD2">
      <w:r>
        <w:t xml:space="preserve">"A great general has said that the only good Indian is a dead one... In a sense, I agree with the sentiment, but only in this: that all the Indian there is in the race should be dead. Kill the Indian in </w:t>
      </w:r>
      <w:r w:rsidR="00C1738A">
        <w:t>him and</w:t>
      </w:r>
      <w:r>
        <w:t xml:space="preserve"> save the man."</w:t>
      </w:r>
    </w:p>
    <w:p w14:paraId="00000B25" w14:textId="77777777" w:rsidR="00EC6469" w:rsidRDefault="00EC6469">
      <w:pPr>
        <w:widowControl w:val="0"/>
        <w:pBdr>
          <w:top w:val="nil"/>
          <w:left w:val="nil"/>
          <w:bottom w:val="nil"/>
          <w:right w:val="nil"/>
          <w:between w:val="nil"/>
        </w:pBdr>
        <w:ind w:left="0"/>
      </w:pPr>
    </w:p>
    <w:p w14:paraId="00000B26" w14:textId="77777777" w:rsidR="00EC6469" w:rsidRDefault="001D5FD2">
      <w:r>
        <w:t>[bch-016]</w:t>
      </w:r>
    </w:p>
    <w:p w14:paraId="00000B27" w14:textId="77777777" w:rsidR="00EC6469" w:rsidRDefault="00EC6469">
      <w:pPr>
        <w:widowControl w:val="0"/>
        <w:pBdr>
          <w:top w:val="nil"/>
          <w:left w:val="nil"/>
          <w:bottom w:val="nil"/>
          <w:right w:val="nil"/>
          <w:between w:val="nil"/>
        </w:pBdr>
        <w:ind w:left="0"/>
      </w:pPr>
    </w:p>
    <w:p w14:paraId="00000B28" w14:textId="77777777" w:rsidR="00EC6469" w:rsidRDefault="001D5FD2">
      <w:r>
        <w:t>Only once the Indian part of a man had been purged, the thinking went, could the saving grace of Jesus' death and resurrection become available to him. Culture was the barrier. Tradition was the enemy. Identity was the price of admission.</w:t>
      </w:r>
    </w:p>
    <w:p w14:paraId="00000B29" w14:textId="77777777" w:rsidR="00EC6469" w:rsidRDefault="00EC6469">
      <w:pPr>
        <w:widowControl w:val="0"/>
        <w:pBdr>
          <w:top w:val="nil"/>
          <w:left w:val="nil"/>
          <w:bottom w:val="nil"/>
          <w:right w:val="nil"/>
          <w:between w:val="nil"/>
        </w:pBdr>
        <w:ind w:left="0"/>
      </w:pPr>
    </w:p>
    <w:p w14:paraId="00000B2A" w14:textId="77777777" w:rsidR="00EC6469" w:rsidRDefault="001D5FD2">
      <w:r>
        <w:t>[bch-017]</w:t>
      </w:r>
    </w:p>
    <w:p w14:paraId="00000B2B" w14:textId="77777777" w:rsidR="00EC6469" w:rsidRDefault="00EC6469">
      <w:pPr>
        <w:widowControl w:val="0"/>
        <w:pBdr>
          <w:top w:val="nil"/>
          <w:left w:val="nil"/>
          <w:bottom w:val="nil"/>
          <w:right w:val="nil"/>
          <w:between w:val="nil"/>
        </w:pBdr>
        <w:ind w:left="0"/>
      </w:pPr>
    </w:p>
    <w:p w14:paraId="00000B2C" w14:textId="77777777" w:rsidR="00EC6469" w:rsidRDefault="001D5FD2">
      <w:r>
        <w:t>This is a lie — a theological error with devastating real-world consequences. And it is still alive. It has been so thoroughly embedded in some Native communities that it is treated as obvious truth: if you follow Jesus, you leave your people behind.</w:t>
      </w:r>
    </w:p>
    <w:p w14:paraId="00000B2D" w14:textId="77777777" w:rsidR="00EC6469" w:rsidRDefault="00EC6469">
      <w:pPr>
        <w:widowControl w:val="0"/>
        <w:pBdr>
          <w:top w:val="nil"/>
          <w:left w:val="nil"/>
          <w:bottom w:val="nil"/>
          <w:right w:val="nil"/>
          <w:between w:val="nil"/>
        </w:pBdr>
        <w:ind w:left="0"/>
      </w:pPr>
    </w:p>
    <w:p w14:paraId="00000B2E" w14:textId="77777777" w:rsidR="00EC6469" w:rsidRDefault="001D5FD2">
      <w:r>
        <w:t>[bch-018]</w:t>
      </w:r>
    </w:p>
    <w:p w14:paraId="00000B2F" w14:textId="77777777" w:rsidR="00EC6469" w:rsidRDefault="00EC6469">
      <w:pPr>
        <w:widowControl w:val="0"/>
        <w:pBdr>
          <w:top w:val="nil"/>
          <w:left w:val="nil"/>
          <w:bottom w:val="nil"/>
          <w:right w:val="nil"/>
          <w:between w:val="nil"/>
        </w:pBdr>
        <w:ind w:left="0"/>
      </w:pPr>
    </w:p>
    <w:p w14:paraId="00000B30" w14:textId="77777777" w:rsidR="00EC6469" w:rsidRDefault="001D5FD2">
      <w:r w:rsidRPr="00E35F13">
        <w:rPr>
          <w:rPrChange w:id="371" w:author="Jaylene Peterson-Nyren" w:date="2026-05-07T17:39:00Z">
            <w:rPr>
              <w:highlight w:val="green"/>
            </w:rPr>
          </w:rPrChange>
        </w:rPr>
        <w:t>What the Gospel Actually Says</w:t>
      </w:r>
    </w:p>
    <w:p w14:paraId="00000B31" w14:textId="77777777" w:rsidR="00EC6469" w:rsidRDefault="00EC6469">
      <w:pPr>
        <w:widowControl w:val="0"/>
        <w:pBdr>
          <w:top w:val="nil"/>
          <w:left w:val="nil"/>
          <w:bottom w:val="nil"/>
          <w:right w:val="nil"/>
          <w:between w:val="nil"/>
        </w:pBdr>
        <w:ind w:left="0"/>
      </w:pPr>
    </w:p>
    <w:p w14:paraId="00000B32" w14:textId="77777777" w:rsidR="00EC6469" w:rsidRDefault="001D5FD2">
      <w:r>
        <w:t>[bch-019]</w:t>
      </w:r>
    </w:p>
    <w:p w14:paraId="00000B33" w14:textId="77777777" w:rsidR="00EC6469" w:rsidRDefault="00EC6469">
      <w:pPr>
        <w:widowControl w:val="0"/>
        <w:pBdr>
          <w:top w:val="nil"/>
          <w:left w:val="nil"/>
          <w:bottom w:val="nil"/>
          <w:right w:val="nil"/>
          <w:between w:val="nil"/>
        </w:pBdr>
        <w:ind w:left="0"/>
      </w:pPr>
    </w:p>
    <w:p w14:paraId="00000B34" w14:textId="2CEA4AD2" w:rsidR="00EC6469" w:rsidRDefault="001D5FD2">
      <w:r>
        <w:t xml:space="preserve">Lutheran Indian Ministries, through your prayers and gifts, works every day to proclaim the truth that dispels this aged, false teaching. The Gospel of Jesus Christ does not demand cultural death as the price of salvation. It never has. What early missionaries called "pagan culture" — the drum, the dance, the language, </w:t>
      </w:r>
      <w:r w:rsidRPr="00AC4835">
        <w:rPr>
          <w:highlight w:val="cyan"/>
          <w:rPrChange w:id="372" w:author="Jaylene Peterson-Nyren" w:date="2026-05-07T15:15:00Z">
            <w:rPr/>
          </w:rPrChange>
        </w:rPr>
        <w:t>the land</w:t>
      </w:r>
      <w:ins w:id="373" w:author="Jaylene Peterson-Nyren" w:date="2026-05-07T15:15:00Z">
        <w:r w:rsidR="00F377D8">
          <w:t xml:space="preserve"> </w:t>
        </w:r>
        <w:r w:rsidR="00F377D8" w:rsidRPr="00F377D8">
          <w:rPr>
            <w:highlight w:val="yellow"/>
            <w:rPrChange w:id="374" w:author="Jaylene Peterson-Nyren" w:date="2026-05-07T15:15:00Z">
              <w:rPr/>
            </w:rPrChange>
          </w:rPr>
          <w:t xml:space="preserve">(is it necessary to use ‘the </w:t>
        </w:r>
        <w:r w:rsidR="00F377D8" w:rsidRPr="00F377D8">
          <w:rPr>
            <w:highlight w:val="yellow"/>
            <w:rPrChange w:id="375" w:author="Jaylene Peterson-Nyren" w:date="2026-05-07T15:15:00Z">
              <w:rPr/>
            </w:rPrChange>
          </w:rPr>
          <w:lastRenderedPageBreak/>
          <w:t>land’?)</w:t>
        </w:r>
      </w:ins>
      <w:r>
        <w:t xml:space="preserve"> — was not the enemy of the Gospel. It was the vessel through which God could speak to Native hearts </w:t>
      </w:r>
      <w:r w:rsidRPr="008D13FF">
        <w:rPr>
          <w:highlight w:val="cyan"/>
          <w:rPrChange w:id="376" w:author="Jaylene Peterson-Nyren" w:date="2026-05-07T14:30:00Z">
            <w:rPr/>
          </w:rPrChange>
        </w:rPr>
        <w:t>in Native ways</w:t>
      </w:r>
      <w:r>
        <w:t>.</w:t>
      </w:r>
      <w:ins w:id="377" w:author="Jaylene Peterson-Nyren" w:date="2026-05-07T14:29:00Z">
        <w:r w:rsidR="006D74DE">
          <w:t xml:space="preserve"> </w:t>
        </w:r>
        <w:r w:rsidR="006D74DE" w:rsidRPr="008D13FF">
          <w:rPr>
            <w:highlight w:val="yellow"/>
            <w:rPrChange w:id="378" w:author="Jaylene Peterson-Nyren" w:date="2026-05-07T14:30:00Z">
              <w:rPr/>
            </w:rPrChange>
          </w:rPr>
          <w:t>Change or clarify</w:t>
        </w:r>
      </w:ins>
      <w:ins w:id="379" w:author="Jaylene Peterson-Nyren" w:date="2026-05-07T17:45:00Z">
        <w:r w:rsidR="00716117">
          <w:rPr>
            <w:highlight w:val="yellow"/>
          </w:rPr>
          <w:t xml:space="preserve"> in Native </w:t>
        </w:r>
        <w:r w:rsidR="00501BD9">
          <w:rPr>
            <w:highlight w:val="yellow"/>
          </w:rPr>
          <w:t>ways</w:t>
        </w:r>
      </w:ins>
      <w:ins w:id="380" w:author="Jaylene Peterson-Nyren" w:date="2026-05-07T14:29:00Z">
        <w:r w:rsidR="006D74DE" w:rsidRPr="008D13FF">
          <w:rPr>
            <w:highlight w:val="yellow"/>
            <w:rPrChange w:id="381" w:author="Jaylene Peterson-Nyren" w:date="2026-05-07T14:30:00Z">
              <w:rPr/>
            </w:rPrChange>
          </w:rPr>
          <w:t xml:space="preserve">? Can be construed as </w:t>
        </w:r>
        <w:r w:rsidR="008D13FF" w:rsidRPr="008D13FF">
          <w:rPr>
            <w:highlight w:val="yellow"/>
            <w:rPrChange w:id="382" w:author="Jaylene Peterson-Nyren" w:date="2026-05-07T14:30:00Z">
              <w:rPr/>
            </w:rPrChange>
          </w:rPr>
          <w:t>a judgement.</w:t>
        </w:r>
      </w:ins>
    </w:p>
    <w:p w14:paraId="00000B35" w14:textId="77777777" w:rsidR="00EC6469" w:rsidRDefault="00EC6469">
      <w:pPr>
        <w:widowControl w:val="0"/>
        <w:pBdr>
          <w:top w:val="nil"/>
          <w:left w:val="nil"/>
          <w:bottom w:val="nil"/>
          <w:right w:val="nil"/>
          <w:between w:val="nil"/>
        </w:pBdr>
        <w:ind w:left="0"/>
      </w:pPr>
    </w:p>
    <w:p w14:paraId="00000B36" w14:textId="39417846" w:rsidR="00EC6469" w:rsidRDefault="001D5FD2">
      <w:r>
        <w:t>[bch-020]</w:t>
      </w:r>
      <w:ins w:id="383" w:author="Jaylene Peterson-Nyren" w:date="2026-05-07T15:15:00Z">
        <w:r w:rsidR="00AC4835">
          <w:t xml:space="preserve"> </w:t>
        </w:r>
      </w:ins>
    </w:p>
    <w:p w14:paraId="00000B37" w14:textId="77777777" w:rsidR="00EC6469" w:rsidRDefault="00EC6469">
      <w:pPr>
        <w:widowControl w:val="0"/>
        <w:pBdr>
          <w:top w:val="nil"/>
          <w:left w:val="nil"/>
          <w:bottom w:val="nil"/>
          <w:right w:val="nil"/>
          <w:between w:val="nil"/>
        </w:pBdr>
        <w:ind w:left="0"/>
      </w:pPr>
    </w:p>
    <w:p w14:paraId="00000B38" w14:textId="77777777" w:rsidR="00EC6469" w:rsidRDefault="001D5FD2">
      <w:r>
        <w:t>"God speaks to Native hearts in Native ways. You do not have to stop being who you are to receive what He offers."</w:t>
      </w:r>
    </w:p>
    <w:p w14:paraId="00000B39" w14:textId="77777777" w:rsidR="00EC6469" w:rsidRDefault="00EC6469">
      <w:pPr>
        <w:widowControl w:val="0"/>
        <w:pBdr>
          <w:top w:val="nil"/>
          <w:left w:val="nil"/>
          <w:bottom w:val="nil"/>
          <w:right w:val="nil"/>
          <w:between w:val="nil"/>
        </w:pBdr>
        <w:ind w:left="0"/>
      </w:pPr>
    </w:p>
    <w:p w14:paraId="00000B3A" w14:textId="77777777" w:rsidR="00EC6469" w:rsidRDefault="001D5FD2">
      <w:r>
        <w:t>[bch-021]</w:t>
      </w:r>
    </w:p>
    <w:p w14:paraId="00000B3B" w14:textId="77777777" w:rsidR="00EC6469" w:rsidRDefault="00EC6469">
      <w:pPr>
        <w:widowControl w:val="0"/>
        <w:pBdr>
          <w:top w:val="nil"/>
          <w:left w:val="nil"/>
          <w:bottom w:val="nil"/>
          <w:right w:val="nil"/>
          <w:between w:val="nil"/>
        </w:pBdr>
        <w:ind w:left="0"/>
      </w:pPr>
    </w:p>
    <w:p w14:paraId="00000B3C" w14:textId="77777777" w:rsidR="00EC6469" w:rsidRDefault="001D5FD2">
      <w:r>
        <w:t>The Gospel has always crossed cultures by entering them — not erasing them. Paul became "all things to all people" not to erase their humanity, but to reach them within it. The Spirit at Pentecost did not force every listener to hear in one language. Every person heard in their own tongue. The miracle was not uniformity. It was recognition.</w:t>
      </w:r>
    </w:p>
    <w:p w14:paraId="00000B3D" w14:textId="77777777" w:rsidR="00EC6469" w:rsidRDefault="00EC6469">
      <w:pPr>
        <w:widowControl w:val="0"/>
        <w:pBdr>
          <w:top w:val="nil"/>
          <w:left w:val="nil"/>
          <w:bottom w:val="nil"/>
          <w:right w:val="nil"/>
          <w:between w:val="nil"/>
        </w:pBdr>
        <w:ind w:left="0"/>
      </w:pPr>
    </w:p>
    <w:p w14:paraId="00000B3E" w14:textId="77777777" w:rsidR="00EC6469" w:rsidRDefault="001D5FD2">
      <w:r>
        <w:t>[bch-022]</w:t>
      </w:r>
    </w:p>
    <w:p w14:paraId="00000B3F" w14:textId="77777777" w:rsidR="00EC6469" w:rsidRDefault="00EC6469">
      <w:pPr>
        <w:widowControl w:val="0"/>
        <w:pBdr>
          <w:top w:val="nil"/>
          <w:left w:val="nil"/>
          <w:bottom w:val="nil"/>
          <w:right w:val="nil"/>
          <w:between w:val="nil"/>
        </w:pBdr>
        <w:ind w:left="0"/>
      </w:pPr>
    </w:p>
    <w:p w14:paraId="00000B40" w14:textId="77777777" w:rsidR="00EC6469" w:rsidRDefault="001D5FD2">
      <w:r>
        <w:t>The Man With the Drum</w:t>
      </w:r>
    </w:p>
    <w:p w14:paraId="00000B41" w14:textId="77777777" w:rsidR="00EC6469" w:rsidRDefault="00EC6469">
      <w:pPr>
        <w:widowControl w:val="0"/>
        <w:pBdr>
          <w:top w:val="nil"/>
          <w:left w:val="nil"/>
          <w:bottom w:val="nil"/>
          <w:right w:val="nil"/>
          <w:between w:val="nil"/>
        </w:pBdr>
        <w:ind w:left="0"/>
      </w:pPr>
    </w:p>
    <w:p w14:paraId="00000B42" w14:textId="77777777" w:rsidR="00EC6469" w:rsidRDefault="001D5FD2">
      <w:r>
        <w:t>[bch-023]</w:t>
      </w:r>
    </w:p>
    <w:p w14:paraId="00000B43" w14:textId="77777777" w:rsidR="00EC6469" w:rsidRDefault="00EC6469">
      <w:pPr>
        <w:widowControl w:val="0"/>
        <w:pBdr>
          <w:top w:val="nil"/>
          <w:left w:val="nil"/>
          <w:bottom w:val="nil"/>
          <w:right w:val="nil"/>
          <w:between w:val="nil"/>
        </w:pBdr>
        <w:ind w:left="0"/>
      </w:pPr>
    </w:p>
    <w:p w14:paraId="00000B44" w14:textId="77777777" w:rsidR="00EC6469" w:rsidRDefault="001D5FD2">
      <w:r>
        <w:t>For the first time in his life, he felt free.</w:t>
      </w:r>
    </w:p>
    <w:p w14:paraId="00000B45" w14:textId="77777777" w:rsidR="00EC6469" w:rsidRDefault="00EC6469">
      <w:pPr>
        <w:widowControl w:val="0"/>
        <w:pBdr>
          <w:top w:val="nil"/>
          <w:left w:val="nil"/>
          <w:bottom w:val="nil"/>
          <w:right w:val="nil"/>
          <w:between w:val="nil"/>
        </w:pBdr>
        <w:ind w:left="0"/>
      </w:pPr>
    </w:p>
    <w:p w14:paraId="00000B46" w14:textId="77777777" w:rsidR="00EC6469" w:rsidRDefault="001D5FD2">
      <w:r>
        <w:t>[bch-024]</w:t>
      </w:r>
    </w:p>
    <w:p w14:paraId="00000B47" w14:textId="77777777" w:rsidR="00EC6469" w:rsidRDefault="00EC6469">
      <w:pPr>
        <w:widowControl w:val="0"/>
        <w:pBdr>
          <w:top w:val="nil"/>
          <w:left w:val="nil"/>
          <w:bottom w:val="nil"/>
          <w:right w:val="nil"/>
          <w:between w:val="nil"/>
        </w:pBdr>
        <w:ind w:left="0"/>
      </w:pPr>
    </w:p>
    <w:p w14:paraId="00000B48" w14:textId="77777777" w:rsidR="00EC6469" w:rsidRDefault="001D5FD2">
      <w:r>
        <w:t>A friend of LIM was asked recently to take part in a Lutheran church service. He agreed — but standing backstage, drum in hand, waiting to process into the sanctuary, the old question rose in him: How can I be Native and Christian? How will this congregation react to our drumming and regalia? How can I be one of them and still be me?</w:t>
      </w:r>
    </w:p>
    <w:p w14:paraId="00000B49" w14:textId="77777777" w:rsidR="00EC6469" w:rsidRDefault="00EC6469">
      <w:pPr>
        <w:widowControl w:val="0"/>
        <w:pBdr>
          <w:top w:val="nil"/>
          <w:left w:val="nil"/>
          <w:bottom w:val="nil"/>
          <w:right w:val="nil"/>
          <w:between w:val="nil"/>
        </w:pBdr>
        <w:ind w:left="0"/>
      </w:pPr>
    </w:p>
    <w:p w14:paraId="00000B4A" w14:textId="77777777" w:rsidR="00EC6469" w:rsidRDefault="001D5FD2">
      <w:r>
        <w:t>[bch-025]</w:t>
      </w:r>
    </w:p>
    <w:p w14:paraId="00000B4B" w14:textId="77777777" w:rsidR="00EC6469" w:rsidRDefault="00EC6469">
      <w:pPr>
        <w:widowControl w:val="0"/>
        <w:pBdr>
          <w:top w:val="nil"/>
          <w:left w:val="nil"/>
          <w:bottom w:val="nil"/>
          <w:right w:val="nil"/>
          <w:between w:val="nil"/>
        </w:pBdr>
        <w:ind w:left="0"/>
      </w:pPr>
    </w:p>
    <w:p w14:paraId="00000B4C" w14:textId="77777777" w:rsidR="00EC6469" w:rsidRDefault="001D5FD2">
      <w:r>
        <w:lastRenderedPageBreak/>
        <w:t>He had been invited, with a group of local Native people, to share their faith and their stories — their drumming and their culture. And yet, he felt anxious. Decades of being told to choose had left a wound that didn't close easily.</w:t>
      </w:r>
    </w:p>
    <w:p w14:paraId="00000B4D" w14:textId="77777777" w:rsidR="00EC6469" w:rsidRDefault="00EC6469">
      <w:pPr>
        <w:widowControl w:val="0"/>
        <w:pBdr>
          <w:top w:val="nil"/>
          <w:left w:val="nil"/>
          <w:bottom w:val="nil"/>
          <w:right w:val="nil"/>
          <w:between w:val="nil"/>
        </w:pBdr>
        <w:ind w:left="0"/>
      </w:pPr>
    </w:p>
    <w:p w14:paraId="00000B4E" w14:textId="77777777" w:rsidR="00EC6469" w:rsidRDefault="001D5FD2">
      <w:r>
        <w:t>[bch-026]</w:t>
      </w:r>
    </w:p>
    <w:p w14:paraId="00000B4F" w14:textId="77777777" w:rsidR="00EC6469" w:rsidRDefault="00EC6469">
      <w:pPr>
        <w:widowControl w:val="0"/>
        <w:pBdr>
          <w:top w:val="nil"/>
          <w:left w:val="nil"/>
          <w:bottom w:val="nil"/>
          <w:right w:val="nil"/>
          <w:between w:val="nil"/>
        </w:pBdr>
        <w:ind w:left="0"/>
      </w:pPr>
    </w:p>
    <w:p w14:paraId="00000B50" w14:textId="77777777" w:rsidR="00EC6469" w:rsidRDefault="001D5FD2">
      <w:r>
        <w:t>The pastor made the announcement. The drumbeat echoed through the sanctuary.</w:t>
      </w:r>
    </w:p>
    <w:p w14:paraId="00000B51" w14:textId="77777777" w:rsidR="00EC6469" w:rsidRDefault="00EC6469">
      <w:pPr>
        <w:widowControl w:val="0"/>
        <w:pBdr>
          <w:top w:val="nil"/>
          <w:left w:val="nil"/>
          <w:bottom w:val="nil"/>
          <w:right w:val="nil"/>
          <w:between w:val="nil"/>
        </w:pBdr>
        <w:ind w:left="0"/>
      </w:pPr>
    </w:p>
    <w:p w14:paraId="00000B52" w14:textId="77777777" w:rsidR="00EC6469" w:rsidRDefault="001D5FD2">
      <w:r>
        <w:t>[bch-027]</w:t>
      </w:r>
    </w:p>
    <w:p w14:paraId="00000B53" w14:textId="77777777" w:rsidR="00EC6469" w:rsidRDefault="00EC6469">
      <w:pPr>
        <w:widowControl w:val="0"/>
        <w:pBdr>
          <w:top w:val="nil"/>
          <w:left w:val="nil"/>
          <w:bottom w:val="nil"/>
          <w:right w:val="nil"/>
          <w:between w:val="nil"/>
        </w:pBdr>
        <w:ind w:left="0"/>
      </w:pPr>
    </w:p>
    <w:p w14:paraId="00000B54" w14:textId="77777777" w:rsidR="00EC6469" w:rsidRDefault="001D5FD2">
      <w:r>
        <w:t>In a solemn, humble, and worshipful movement, they entered — honoring and praising their Savior, Jesus Christ, in the way they were taught by their ancestors. They honored the traditions of their people while worshipping their Holy Father from their innermost being, with all their heart and all their mind and all their soul.</w:t>
      </w:r>
    </w:p>
    <w:p w14:paraId="00000B55" w14:textId="77777777" w:rsidR="00EC6469" w:rsidRDefault="00EC6469">
      <w:pPr>
        <w:widowControl w:val="0"/>
        <w:pBdr>
          <w:top w:val="nil"/>
          <w:left w:val="nil"/>
          <w:bottom w:val="nil"/>
          <w:right w:val="nil"/>
          <w:between w:val="nil"/>
        </w:pBdr>
        <w:ind w:left="0"/>
      </w:pPr>
    </w:p>
    <w:p w14:paraId="00000B56" w14:textId="77777777" w:rsidR="00EC6469" w:rsidRDefault="001D5FD2">
      <w:r>
        <w:t>[bch-028]</w:t>
      </w:r>
    </w:p>
    <w:p w14:paraId="00000B57" w14:textId="77777777" w:rsidR="00EC6469" w:rsidRDefault="00EC6469">
      <w:pPr>
        <w:widowControl w:val="0"/>
        <w:pBdr>
          <w:top w:val="nil"/>
          <w:left w:val="nil"/>
          <w:bottom w:val="nil"/>
          <w:right w:val="nil"/>
          <w:between w:val="nil"/>
        </w:pBdr>
        <w:ind w:left="0"/>
      </w:pPr>
    </w:p>
    <w:p w14:paraId="00000B58" w14:textId="62640B20" w:rsidR="00EC6469" w:rsidRDefault="001D5FD2">
      <w:r>
        <w:t xml:space="preserve">"As he walked down the aisle, tears streamed down his face. The Holy Spirit guided him </w:t>
      </w:r>
      <w:del w:id="384" w:author="Jaylene Peterson-Nyren" w:date="2026-05-07T14:30:00Z">
        <w:r w:rsidDel="008D13FF">
          <w:delText>on</w:delText>
        </w:r>
      </w:del>
      <w:ins w:id="385" w:author="Jaylene Peterson-Nyren" w:date="2026-05-07T14:30:00Z">
        <w:r w:rsidR="008D13FF">
          <w:t>on,</w:t>
        </w:r>
      </w:ins>
      <w:r>
        <w:t xml:space="preserve"> and his heart softened. For the first time in his life, he felt free. "</w:t>
      </w:r>
    </w:p>
    <w:p w14:paraId="00000B59" w14:textId="77777777" w:rsidR="00EC6469" w:rsidRDefault="00EC6469">
      <w:pPr>
        <w:widowControl w:val="0"/>
        <w:pBdr>
          <w:top w:val="nil"/>
          <w:left w:val="nil"/>
          <w:bottom w:val="nil"/>
          <w:right w:val="nil"/>
          <w:between w:val="nil"/>
        </w:pBdr>
        <w:ind w:left="0"/>
      </w:pPr>
    </w:p>
    <w:p w14:paraId="00000B5A" w14:textId="77777777" w:rsidR="00EC6469" w:rsidRDefault="001D5FD2">
      <w:r>
        <w:t>[bch-029]</w:t>
      </w:r>
    </w:p>
    <w:p w14:paraId="00000B5B" w14:textId="77777777" w:rsidR="00EC6469" w:rsidRDefault="00EC6469">
      <w:pPr>
        <w:widowControl w:val="0"/>
        <w:pBdr>
          <w:top w:val="nil"/>
          <w:left w:val="nil"/>
          <w:bottom w:val="nil"/>
          <w:right w:val="nil"/>
          <w:between w:val="nil"/>
        </w:pBdr>
        <w:ind w:left="0"/>
      </w:pPr>
    </w:p>
    <w:p w14:paraId="00000B5C" w14:textId="77777777" w:rsidR="00EC6469" w:rsidRDefault="001D5FD2">
      <w:r>
        <w:t>Free to be Native and to be Christian. Free to praise God with drumming and dancing. Free to be who God had created him to be. At that moment, he knew and understood that Jesus Christ suffered, died, and was resurrected for his salvation — and he gave thanks to God.</w:t>
      </w:r>
    </w:p>
    <w:p w14:paraId="00000B5D" w14:textId="77777777" w:rsidR="00EC6469" w:rsidRDefault="00EC6469">
      <w:pPr>
        <w:widowControl w:val="0"/>
        <w:pBdr>
          <w:top w:val="nil"/>
          <w:left w:val="nil"/>
          <w:bottom w:val="nil"/>
          <w:right w:val="nil"/>
          <w:between w:val="nil"/>
        </w:pBdr>
        <w:ind w:left="0"/>
      </w:pPr>
    </w:p>
    <w:p w14:paraId="00000B5E" w14:textId="77777777" w:rsidR="00EC6469" w:rsidRDefault="001D5FD2">
      <w:r>
        <w:t>[bch-030]</w:t>
      </w:r>
    </w:p>
    <w:p w14:paraId="00000B5F" w14:textId="77777777" w:rsidR="00EC6469" w:rsidRDefault="00EC6469">
      <w:pPr>
        <w:widowControl w:val="0"/>
        <w:pBdr>
          <w:top w:val="nil"/>
          <w:left w:val="nil"/>
          <w:bottom w:val="nil"/>
          <w:right w:val="nil"/>
          <w:between w:val="nil"/>
        </w:pBdr>
        <w:ind w:left="0"/>
      </w:pPr>
    </w:p>
    <w:p w14:paraId="00000B60" w14:textId="77777777" w:rsidR="00EC6469" w:rsidRDefault="001D5FD2">
      <w:r>
        <w:lastRenderedPageBreak/>
        <w:t>"Let them praise his name with dancing and make music to him with timbrel and harp. For the Lord takes delight in his people; he crowns the humble with salvation."</w:t>
      </w:r>
    </w:p>
    <w:p w14:paraId="00000B61" w14:textId="77777777" w:rsidR="00EC6469" w:rsidRDefault="00EC6469">
      <w:pPr>
        <w:widowControl w:val="0"/>
        <w:pBdr>
          <w:top w:val="nil"/>
          <w:left w:val="nil"/>
          <w:bottom w:val="nil"/>
          <w:right w:val="nil"/>
          <w:between w:val="nil"/>
        </w:pBdr>
        <w:ind w:left="0"/>
      </w:pPr>
    </w:p>
    <w:p w14:paraId="00000B62" w14:textId="77777777" w:rsidR="00EC6469" w:rsidRDefault="001D5FD2">
      <w:r>
        <w:t>[bch-031]</w:t>
      </w:r>
    </w:p>
    <w:p w14:paraId="00000B63" w14:textId="77777777" w:rsidR="00EC6469" w:rsidRDefault="00EC6469">
      <w:pPr>
        <w:widowControl w:val="0"/>
        <w:pBdr>
          <w:top w:val="nil"/>
          <w:left w:val="nil"/>
          <w:bottom w:val="nil"/>
          <w:right w:val="nil"/>
          <w:between w:val="nil"/>
        </w:pBdr>
        <w:ind w:left="0"/>
      </w:pPr>
    </w:p>
    <w:p w14:paraId="00000B64" w14:textId="77777777" w:rsidR="00EC6469" w:rsidRDefault="001D5FD2">
      <w:r>
        <w:t>It is in these moments we can all rejoice and thank God that He sent His Son, Jesus, for the salvation of all people. Not all people who look a certain way. Not all people who conform to a certain culture. All. The drum was always welcome in the house of the Lord. It just took the courage of one man, and the prayers of a whole community, to prove it.</w:t>
      </w:r>
    </w:p>
    <w:p w14:paraId="00000B65" w14:textId="77777777" w:rsidR="00EC6469" w:rsidRDefault="00EC6469">
      <w:pPr>
        <w:widowControl w:val="0"/>
        <w:pBdr>
          <w:top w:val="nil"/>
          <w:left w:val="nil"/>
          <w:bottom w:val="nil"/>
          <w:right w:val="nil"/>
          <w:between w:val="nil"/>
        </w:pBdr>
        <w:ind w:left="0"/>
      </w:pPr>
    </w:p>
    <w:p w14:paraId="00000B66" w14:textId="77777777" w:rsidR="00EC6469" w:rsidRDefault="001D5FD2">
      <w:r>
        <w:t>[bch-032]</w:t>
      </w:r>
    </w:p>
    <w:p w14:paraId="00000B67" w14:textId="77777777" w:rsidR="00EC6469" w:rsidRDefault="00EC6469">
      <w:pPr>
        <w:widowControl w:val="0"/>
        <w:pBdr>
          <w:top w:val="nil"/>
          <w:left w:val="nil"/>
          <w:bottom w:val="nil"/>
          <w:right w:val="nil"/>
          <w:between w:val="nil"/>
        </w:pBdr>
        <w:ind w:left="0"/>
      </w:pPr>
    </w:p>
    <w:p w14:paraId="00000B68" w14:textId="77777777" w:rsidR="00EC6469" w:rsidRDefault="001D5FD2">
      <w:r>
        <w:t>John's Answer</w:t>
      </w:r>
    </w:p>
    <w:p w14:paraId="00000B69" w14:textId="77777777" w:rsidR="00EC6469" w:rsidRDefault="00EC6469">
      <w:pPr>
        <w:widowControl w:val="0"/>
        <w:pBdr>
          <w:top w:val="nil"/>
          <w:left w:val="nil"/>
          <w:bottom w:val="nil"/>
          <w:right w:val="nil"/>
          <w:between w:val="nil"/>
        </w:pBdr>
        <w:ind w:left="0"/>
      </w:pPr>
    </w:p>
    <w:p w14:paraId="00000B6A" w14:textId="77777777" w:rsidR="00EC6469" w:rsidRDefault="001D5FD2">
      <w:r>
        <w:t>[bch-033]</w:t>
      </w:r>
    </w:p>
    <w:p w14:paraId="00000B6B" w14:textId="77777777" w:rsidR="00EC6469" w:rsidRDefault="00EC6469">
      <w:pPr>
        <w:widowControl w:val="0"/>
        <w:pBdr>
          <w:top w:val="nil"/>
          <w:left w:val="nil"/>
          <w:bottom w:val="nil"/>
          <w:right w:val="nil"/>
          <w:between w:val="nil"/>
        </w:pBdr>
        <w:ind w:left="0"/>
      </w:pPr>
    </w:p>
    <w:p w14:paraId="00000B6C" w14:textId="77777777" w:rsidR="00EC6469" w:rsidRDefault="001D5FD2">
      <w:r>
        <w:t>This is the message we returned to John — and the message we share daily with the Native American, Alaska Native, and Native Hawaiian people we encounter in this ministry:</w:t>
      </w:r>
    </w:p>
    <w:p w14:paraId="00000B6D" w14:textId="77777777" w:rsidR="00EC6469" w:rsidRDefault="00EC6469">
      <w:pPr>
        <w:widowControl w:val="0"/>
        <w:pBdr>
          <w:top w:val="nil"/>
          <w:left w:val="nil"/>
          <w:bottom w:val="nil"/>
          <w:right w:val="nil"/>
          <w:between w:val="nil"/>
        </w:pBdr>
        <w:ind w:left="0"/>
      </w:pPr>
    </w:p>
    <w:p w14:paraId="00000B6E" w14:textId="77777777" w:rsidR="00EC6469" w:rsidRDefault="001D5FD2">
      <w:r>
        <w:t>[bch-034]</w:t>
      </w:r>
    </w:p>
    <w:p w14:paraId="00000B6F" w14:textId="77777777" w:rsidR="00EC6469" w:rsidRDefault="00EC6469">
      <w:pPr>
        <w:widowControl w:val="0"/>
        <w:pBdr>
          <w:top w:val="nil"/>
          <w:left w:val="nil"/>
          <w:bottom w:val="nil"/>
          <w:right w:val="nil"/>
          <w:between w:val="nil"/>
        </w:pBdr>
        <w:ind w:left="0"/>
      </w:pPr>
    </w:p>
    <w:p w14:paraId="00000B70" w14:textId="77777777" w:rsidR="00EC6469" w:rsidRDefault="001D5FD2">
      <w:r>
        <w:t>"I know God is with me, and I worship Him where I am. You and LIM are in my prayers. Continue to do God's work and spread His word to all Nations!"</w:t>
      </w:r>
    </w:p>
    <w:p w14:paraId="00000B71" w14:textId="77777777" w:rsidR="00EC6469" w:rsidRDefault="00EC6469">
      <w:pPr>
        <w:widowControl w:val="0"/>
        <w:pBdr>
          <w:top w:val="nil"/>
          <w:left w:val="nil"/>
          <w:bottom w:val="nil"/>
          <w:right w:val="nil"/>
          <w:between w:val="nil"/>
        </w:pBdr>
        <w:ind w:left="0"/>
      </w:pPr>
    </w:p>
    <w:p w14:paraId="00000B72" w14:textId="77777777" w:rsidR="00EC6469" w:rsidRDefault="001D5FD2">
      <w:r>
        <w:t>[bch-035]</w:t>
      </w:r>
    </w:p>
    <w:p w14:paraId="00000B73" w14:textId="77777777" w:rsidR="00EC6469" w:rsidRDefault="00EC6469">
      <w:pPr>
        <w:widowControl w:val="0"/>
        <w:pBdr>
          <w:top w:val="nil"/>
          <w:left w:val="nil"/>
          <w:bottom w:val="nil"/>
          <w:right w:val="nil"/>
          <w:between w:val="nil"/>
        </w:pBdr>
        <w:ind w:left="0"/>
      </w:pPr>
    </w:p>
    <w:p w14:paraId="00000B74" w14:textId="333A8F3E" w:rsidR="00EC6469" w:rsidRDefault="001D5FD2">
      <w:r>
        <w:t xml:space="preserve">From a prison cell, with almost nothing — John had already found the answer. He was worshipping. He was praying for others. He was trusting God to hold both parts of his identity together. </w:t>
      </w:r>
      <w:r w:rsidRPr="00012718">
        <w:rPr>
          <w:rPrChange w:id="386" w:author="Jaylene Peterson-Nyren" w:date="2026-05-07T17:51:00Z">
            <w:rPr>
              <w:highlight w:val="green"/>
            </w:rPr>
          </w:rPrChange>
        </w:rPr>
        <w:t>The system around him had not caught up to the Gospel. But John had.</w:t>
      </w:r>
      <w:r w:rsidR="000D1264">
        <w:t xml:space="preserve"> </w:t>
      </w:r>
    </w:p>
    <w:p w14:paraId="00000B75" w14:textId="77777777" w:rsidR="00EC6469" w:rsidRDefault="00EC6469">
      <w:pPr>
        <w:widowControl w:val="0"/>
        <w:pBdr>
          <w:top w:val="nil"/>
          <w:left w:val="nil"/>
          <w:bottom w:val="nil"/>
          <w:right w:val="nil"/>
          <w:between w:val="nil"/>
        </w:pBdr>
        <w:ind w:left="0"/>
      </w:pPr>
    </w:p>
    <w:p w14:paraId="00000B76" w14:textId="77777777" w:rsidR="00EC6469" w:rsidRDefault="001D5FD2">
      <w:r>
        <w:lastRenderedPageBreak/>
        <w:t>[bch-036]</w:t>
      </w:r>
    </w:p>
    <w:p w14:paraId="00000B77" w14:textId="77777777" w:rsidR="00EC6469" w:rsidRDefault="00EC6469">
      <w:pPr>
        <w:widowControl w:val="0"/>
        <w:pBdr>
          <w:top w:val="nil"/>
          <w:left w:val="nil"/>
          <w:bottom w:val="nil"/>
          <w:right w:val="nil"/>
          <w:between w:val="nil"/>
        </w:pBdr>
        <w:ind w:left="0"/>
      </w:pPr>
    </w:p>
    <w:p w14:paraId="00000B78" w14:textId="77777777" w:rsidR="00EC6469" w:rsidRDefault="001D5FD2">
      <w:r>
        <w:t>The letter arrived handwritten on lined notebook paper with three holes punched along the side.</w:t>
      </w:r>
    </w:p>
    <w:p w14:paraId="00000B79" w14:textId="77777777" w:rsidR="00EC6469" w:rsidRDefault="00EC6469">
      <w:pPr>
        <w:widowControl w:val="0"/>
        <w:pBdr>
          <w:top w:val="nil"/>
          <w:left w:val="nil"/>
          <w:bottom w:val="nil"/>
          <w:right w:val="nil"/>
          <w:between w:val="nil"/>
        </w:pBdr>
        <w:ind w:left="0"/>
      </w:pPr>
    </w:p>
    <w:p w14:paraId="00000B7A" w14:textId="77777777" w:rsidR="00EC6469" w:rsidRDefault="001D5FD2">
      <w:r>
        <w:t>[bch-037]</w:t>
      </w:r>
    </w:p>
    <w:p w14:paraId="00000B7B" w14:textId="77777777" w:rsidR="00EC6469" w:rsidRDefault="00EC6469">
      <w:pPr>
        <w:widowControl w:val="0"/>
        <w:pBdr>
          <w:top w:val="nil"/>
          <w:left w:val="nil"/>
          <w:bottom w:val="nil"/>
          <w:right w:val="nil"/>
          <w:between w:val="nil"/>
        </w:pBdr>
        <w:ind w:left="0"/>
      </w:pPr>
    </w:p>
    <w:p w14:paraId="00000B7C" w14:textId="77777777" w:rsidR="00EC6469" w:rsidRDefault="001D5FD2">
      <w:r>
        <w:t>Your gift enables us to proclaim the truth Native people need to hear: Jesus died for YOU just as you are. Not as someone else. Not after you've erased your culture, your language, your traditions. Just as you are — Native, whole, and beloved by God.</w:t>
      </w:r>
    </w:p>
    <w:p w14:paraId="00000B7D" w14:textId="77777777" w:rsidR="00EC6469" w:rsidRDefault="00EC6469">
      <w:pPr>
        <w:widowControl w:val="0"/>
        <w:pBdr>
          <w:top w:val="nil"/>
          <w:left w:val="nil"/>
          <w:bottom w:val="nil"/>
          <w:right w:val="nil"/>
          <w:between w:val="nil"/>
        </w:pBdr>
        <w:ind w:left="0"/>
      </w:pPr>
    </w:p>
    <w:p w14:paraId="00000B7E" w14:textId="77777777" w:rsidR="00EC6469" w:rsidRDefault="001D5FD2">
      <w:r>
        <w:t>[bch-038]</w:t>
      </w:r>
    </w:p>
    <w:p w14:paraId="00000B7F" w14:textId="77777777" w:rsidR="00EC6469" w:rsidRDefault="00EC6469">
      <w:pPr>
        <w:widowControl w:val="0"/>
        <w:pBdr>
          <w:top w:val="nil"/>
          <w:left w:val="nil"/>
          <w:bottom w:val="nil"/>
          <w:right w:val="nil"/>
          <w:between w:val="nil"/>
        </w:pBdr>
        <w:ind w:left="0"/>
      </w:pPr>
    </w:p>
    <w:p w14:paraId="00000B80" w14:textId="77777777" w:rsidR="00EC6469" w:rsidRDefault="001D5FD2">
      <w:r>
        <w:t>Please prayerfully consider a gift to support God's work among Native peoples.</w:t>
      </w:r>
    </w:p>
    <w:p w14:paraId="00000B81" w14:textId="77777777" w:rsidR="00EC6469" w:rsidRDefault="00EC6469">
      <w:pPr>
        <w:widowControl w:val="0"/>
        <w:pBdr>
          <w:top w:val="nil"/>
          <w:left w:val="nil"/>
          <w:bottom w:val="nil"/>
          <w:right w:val="nil"/>
          <w:between w:val="nil"/>
        </w:pBdr>
        <w:ind w:left="0"/>
      </w:pPr>
    </w:p>
    <w:p w14:paraId="00000B82" w14:textId="77777777" w:rsidR="00EC6469" w:rsidRDefault="001D5FD2">
      <w:r>
        <w:t>[bch-039]</w:t>
      </w:r>
    </w:p>
    <w:p w14:paraId="00000B83" w14:textId="77777777" w:rsidR="00EC6469" w:rsidRDefault="00EC6469">
      <w:pPr>
        <w:widowControl w:val="0"/>
        <w:pBdr>
          <w:top w:val="nil"/>
          <w:left w:val="nil"/>
          <w:bottom w:val="nil"/>
          <w:right w:val="nil"/>
          <w:between w:val="nil"/>
        </w:pBdr>
        <w:ind w:left="0"/>
      </w:pPr>
    </w:p>
    <w:p w14:paraId="00000B84" w14:textId="77777777" w:rsidR="00EC6469" w:rsidRDefault="001D5FD2">
      <w:r>
        <w:t>God's blessings — In Him,</w:t>
      </w:r>
    </w:p>
    <w:p w14:paraId="00000B85" w14:textId="77777777" w:rsidR="00EC6469" w:rsidRDefault="00EC6469">
      <w:pPr>
        <w:widowControl w:val="0"/>
        <w:pBdr>
          <w:top w:val="nil"/>
          <w:left w:val="nil"/>
          <w:bottom w:val="nil"/>
          <w:right w:val="nil"/>
          <w:between w:val="nil"/>
        </w:pBdr>
        <w:ind w:left="0"/>
      </w:pPr>
    </w:p>
    <w:p w14:paraId="00000B86" w14:textId="77777777" w:rsidR="00EC6469" w:rsidRDefault="001D5FD2">
      <w:pPr>
        <w:pStyle w:val="Heading3"/>
      </w:pPr>
      <w:bookmarkStart w:id="387" w:name="_ydxt0v5s83fs" w:colFirst="0" w:colLast="0"/>
      <w:bookmarkEnd w:id="387"/>
      <w:r>
        <w:t>Sidebar — About This Post</w:t>
      </w:r>
    </w:p>
    <w:p w14:paraId="00000B87" w14:textId="77777777" w:rsidR="00EC6469" w:rsidRDefault="001D5FD2">
      <w:r>
        <w:t>[bch-040]</w:t>
      </w:r>
    </w:p>
    <w:p w14:paraId="00000B88" w14:textId="77777777" w:rsidR="00EC6469" w:rsidRDefault="00EC6469">
      <w:pPr>
        <w:widowControl w:val="0"/>
        <w:pBdr>
          <w:top w:val="nil"/>
          <w:left w:val="nil"/>
          <w:bottom w:val="nil"/>
          <w:right w:val="nil"/>
          <w:between w:val="nil"/>
        </w:pBdr>
        <w:ind w:left="0"/>
      </w:pPr>
    </w:p>
    <w:p w14:paraId="00000B89" w14:textId="77777777" w:rsidR="00EC6469" w:rsidRDefault="001D5FD2">
      <w:r>
        <w:t>Pillar 01 — Proclaim</w:t>
      </w:r>
    </w:p>
    <w:p w14:paraId="00000B8A" w14:textId="77777777" w:rsidR="00EC6469" w:rsidRDefault="00EC6469">
      <w:pPr>
        <w:widowControl w:val="0"/>
        <w:pBdr>
          <w:top w:val="nil"/>
          <w:left w:val="nil"/>
          <w:bottom w:val="nil"/>
          <w:right w:val="nil"/>
          <w:between w:val="nil"/>
        </w:pBdr>
        <w:ind w:left="0"/>
      </w:pPr>
    </w:p>
    <w:p w14:paraId="00000B8B" w14:textId="77777777" w:rsidR="00EC6469" w:rsidRDefault="001D5FD2">
      <w:r>
        <w:t>[bch-041]</w:t>
      </w:r>
    </w:p>
    <w:p w14:paraId="00000B8C" w14:textId="77777777" w:rsidR="00EC6469" w:rsidRDefault="00EC6469">
      <w:pPr>
        <w:widowControl w:val="0"/>
        <w:pBdr>
          <w:top w:val="nil"/>
          <w:left w:val="nil"/>
          <w:bottom w:val="nil"/>
          <w:right w:val="nil"/>
          <w:between w:val="nil"/>
        </w:pBdr>
        <w:ind w:left="0"/>
      </w:pPr>
    </w:p>
    <w:p w14:paraId="00000B8D" w14:textId="7A610ADE" w:rsidR="00EC6469" w:rsidRDefault="001D5FD2">
      <w:r>
        <w:t xml:space="preserve">Sharing the Gospel in ways rooted in Native culture — honoring Native traditions as vessels of God's grace. God speaks to Native hearts in </w:t>
      </w:r>
      <w:r w:rsidRPr="0017750C">
        <w:rPr>
          <w:highlight w:val="cyan"/>
          <w:rPrChange w:id="388" w:author="Jaylene Peterson-Nyren" w:date="2026-05-07T15:19:00Z">
            <w:rPr/>
          </w:rPrChange>
        </w:rPr>
        <w:t>Native ways</w:t>
      </w:r>
      <w:r>
        <w:t>.</w:t>
      </w:r>
      <w:ins w:id="389" w:author="Jaylene Peterson-Nyren" w:date="2026-05-07T15:19:00Z">
        <w:r w:rsidR="00672218">
          <w:t xml:space="preserve"> </w:t>
        </w:r>
      </w:ins>
      <w:ins w:id="390" w:author="Jaylene Peterson-Nyren" w:date="2026-05-07T17:54:00Z">
        <w:r w:rsidR="00C6252B">
          <w:t>(</w:t>
        </w:r>
      </w:ins>
      <w:ins w:id="391" w:author="Jaylene Peterson-Nyren" w:date="2026-05-07T17:53:00Z">
        <w:r w:rsidR="008758B5">
          <w:rPr>
            <w:highlight w:val="yellow"/>
          </w:rPr>
          <w:t xml:space="preserve">The </w:t>
        </w:r>
        <w:r w:rsidR="00C6252B">
          <w:rPr>
            <w:highlight w:val="yellow"/>
          </w:rPr>
          <w:t>term ‘Native ways’ c</w:t>
        </w:r>
      </w:ins>
      <w:ins w:id="392" w:author="Jaylene Peterson-Nyren" w:date="2026-05-07T15:19:00Z">
        <w:r w:rsidR="00672218" w:rsidRPr="00672218">
          <w:rPr>
            <w:highlight w:val="yellow"/>
            <w:rPrChange w:id="393" w:author="Jaylene Peterson-Nyren" w:date="2026-05-07T15:20:00Z">
              <w:rPr/>
            </w:rPrChange>
          </w:rPr>
          <w:t>an be misconstrued by a variety of aud</w:t>
        </w:r>
      </w:ins>
      <w:ins w:id="394" w:author="Jaylene Peterson-Nyren" w:date="2026-05-07T15:20:00Z">
        <w:r w:rsidR="00672218" w:rsidRPr="00672218">
          <w:rPr>
            <w:highlight w:val="yellow"/>
            <w:rPrChange w:id="395" w:author="Jaylene Peterson-Nyren" w:date="2026-05-07T15:20:00Z">
              <w:rPr/>
            </w:rPrChange>
          </w:rPr>
          <w:t>iences.</w:t>
        </w:r>
      </w:ins>
      <w:ins w:id="396" w:author="Jaylene Peterson-Nyren" w:date="2026-05-07T17:54:00Z">
        <w:r w:rsidR="00C6252B">
          <w:t>)</w:t>
        </w:r>
      </w:ins>
    </w:p>
    <w:p w14:paraId="00000B8E" w14:textId="77777777" w:rsidR="00EC6469" w:rsidRDefault="00EC6469">
      <w:pPr>
        <w:widowControl w:val="0"/>
        <w:pBdr>
          <w:top w:val="nil"/>
          <w:left w:val="nil"/>
          <w:bottom w:val="nil"/>
          <w:right w:val="nil"/>
          <w:between w:val="nil"/>
        </w:pBdr>
        <w:ind w:left="0"/>
      </w:pPr>
    </w:p>
    <w:p w14:paraId="00000B8F" w14:textId="77777777" w:rsidR="00EC6469" w:rsidRDefault="001D5FD2">
      <w:r>
        <w:t>[bch-042]</w:t>
      </w:r>
    </w:p>
    <w:p w14:paraId="00000B90" w14:textId="77777777" w:rsidR="00EC6469" w:rsidRDefault="00EC6469">
      <w:pPr>
        <w:widowControl w:val="0"/>
        <w:pBdr>
          <w:top w:val="nil"/>
          <w:left w:val="nil"/>
          <w:bottom w:val="nil"/>
          <w:right w:val="nil"/>
          <w:between w:val="nil"/>
        </w:pBdr>
        <w:ind w:left="0"/>
      </w:pPr>
    </w:p>
    <w:p w14:paraId="00000B91" w14:textId="77777777" w:rsidR="00EC6469" w:rsidRDefault="001D5FD2">
      <w:r>
        <w:lastRenderedPageBreak/>
        <w:t>See All Three Pillars →</w:t>
      </w:r>
    </w:p>
    <w:p w14:paraId="00000B92" w14:textId="77777777" w:rsidR="00EC6469" w:rsidRDefault="00EC6469">
      <w:pPr>
        <w:widowControl w:val="0"/>
        <w:pBdr>
          <w:top w:val="nil"/>
          <w:left w:val="nil"/>
          <w:bottom w:val="nil"/>
          <w:right w:val="nil"/>
          <w:between w:val="nil"/>
        </w:pBdr>
        <w:ind w:left="0"/>
      </w:pPr>
    </w:p>
    <w:p w14:paraId="00000B93" w14:textId="77777777" w:rsidR="00EC6469" w:rsidRDefault="001D5FD2">
      <w:r>
        <w:t>[bch-043]</w:t>
      </w:r>
    </w:p>
    <w:p w14:paraId="00000B94" w14:textId="77777777" w:rsidR="00EC6469" w:rsidRDefault="00EC6469">
      <w:pPr>
        <w:widowControl w:val="0"/>
        <w:pBdr>
          <w:top w:val="nil"/>
          <w:left w:val="nil"/>
          <w:bottom w:val="nil"/>
          <w:right w:val="nil"/>
          <w:between w:val="nil"/>
        </w:pBdr>
        <w:ind w:left="0"/>
      </w:pPr>
    </w:p>
    <w:p w14:paraId="00000B95" w14:textId="77777777" w:rsidR="00EC6469" w:rsidRDefault="001D5FD2">
      <w:r>
        <w:t>The Core Question</w:t>
      </w:r>
    </w:p>
    <w:p w14:paraId="00000B96" w14:textId="77777777" w:rsidR="00EC6469" w:rsidRDefault="00EC6469">
      <w:pPr>
        <w:widowControl w:val="0"/>
        <w:pBdr>
          <w:top w:val="nil"/>
          <w:left w:val="nil"/>
          <w:bottom w:val="nil"/>
          <w:right w:val="nil"/>
          <w:between w:val="nil"/>
        </w:pBdr>
        <w:ind w:left="0"/>
      </w:pPr>
    </w:p>
    <w:p w14:paraId="00000B97" w14:textId="77777777" w:rsidR="00EC6469" w:rsidRDefault="001D5FD2">
      <w:r>
        <w:t>[bch-044]</w:t>
      </w:r>
    </w:p>
    <w:p w14:paraId="00000B98" w14:textId="77777777" w:rsidR="00EC6469" w:rsidRDefault="00EC6469">
      <w:pPr>
        <w:widowControl w:val="0"/>
        <w:pBdr>
          <w:top w:val="nil"/>
          <w:left w:val="nil"/>
          <w:bottom w:val="nil"/>
          <w:right w:val="nil"/>
          <w:between w:val="nil"/>
        </w:pBdr>
        <w:ind w:left="0"/>
      </w:pPr>
    </w:p>
    <w:p w14:paraId="00000B99" w14:textId="30AE596A" w:rsidR="00EC6469" w:rsidRDefault="001D5FD2">
      <w:r w:rsidRPr="006B657A">
        <w:rPr>
          <w:highlight w:val="green"/>
        </w:rPr>
        <w:t xml:space="preserve">"The </w:t>
      </w:r>
      <w:ins w:id="397" w:author="Jaylene Peterson-Nyren" w:date="2026-05-07T15:20:00Z">
        <w:r w:rsidR="00325DB7">
          <w:rPr>
            <w:highlight w:val="green"/>
          </w:rPr>
          <w:t>C</w:t>
        </w:r>
      </w:ins>
      <w:del w:id="398" w:author="Jaylene Peterson-Nyren" w:date="2026-05-07T15:20:00Z">
        <w:r w:rsidRPr="006B657A" w:rsidDel="00325DB7">
          <w:rPr>
            <w:highlight w:val="green"/>
          </w:rPr>
          <w:delText>c</w:delText>
        </w:r>
      </w:del>
      <w:r w:rsidRPr="006B657A">
        <w:rPr>
          <w:highlight w:val="green"/>
        </w:rPr>
        <w:t>hoice" — between Native identity and Christian faith — is one of our greatest challenges as we proclaim the Gospel of Jesus Christ to Native peoples.</w:t>
      </w:r>
      <w:r w:rsidR="006B657A">
        <w:t xml:space="preserve"> </w:t>
      </w:r>
      <w:ins w:id="399" w:author="Jaylene Peterson-Nyren" w:date="2026-05-07T17:55:00Z">
        <w:r w:rsidR="00F74AC9">
          <w:t>(</w:t>
        </w:r>
        <w:r w:rsidR="00003A35" w:rsidRPr="00003A35">
          <w:rPr>
            <w:highlight w:val="yellow"/>
            <w:rPrChange w:id="400" w:author="Jaylene Peterson-Nyren" w:date="2026-05-07T17:55:00Z">
              <w:rPr/>
            </w:rPrChange>
          </w:rPr>
          <w:t>Add:</w:t>
        </w:r>
        <w:r w:rsidR="00003A35">
          <w:t xml:space="preserve"> </w:t>
        </w:r>
      </w:ins>
      <w:ins w:id="401" w:author="Jaylene Peterson-Nyren" w:date="2026-05-07T17:56:00Z">
        <w:r w:rsidR="00F54889">
          <w:t>‘</w:t>
        </w:r>
      </w:ins>
      <w:ins w:id="402" w:author="Jaylene Peterson-Nyren" w:date="2026-05-07T15:24:00Z">
        <w:r w:rsidR="005A23E3" w:rsidRPr="006E6D7B">
          <w:rPr>
            <w:highlight w:val="yellow"/>
            <w:rPrChange w:id="403" w:author="Jaylene Peterson-Nyren" w:date="2026-05-07T15:27:00Z">
              <w:rPr/>
            </w:rPrChange>
          </w:rPr>
          <w:t>F</w:t>
        </w:r>
        <w:r w:rsidR="000B413B" w:rsidRPr="006E6D7B">
          <w:rPr>
            <w:highlight w:val="yellow"/>
            <w:rPrChange w:id="404" w:author="Jaylene Peterson-Nyren" w:date="2026-05-07T15:27:00Z">
              <w:rPr/>
            </w:rPrChange>
          </w:rPr>
          <w:t xml:space="preserve">aith is already woven into our </w:t>
        </w:r>
        <w:r w:rsidR="009706E1" w:rsidRPr="006E6D7B">
          <w:rPr>
            <w:highlight w:val="yellow"/>
            <w:rPrChange w:id="405" w:author="Jaylene Peterson-Nyren" w:date="2026-05-07T15:27:00Z">
              <w:rPr/>
            </w:rPrChange>
          </w:rPr>
          <w:t>existence</w:t>
        </w:r>
      </w:ins>
      <w:ins w:id="406" w:author="Jaylene Peterson-Nyren" w:date="2026-05-07T15:25:00Z">
        <w:r w:rsidR="002053A6" w:rsidRPr="006E6D7B">
          <w:rPr>
            <w:highlight w:val="yellow"/>
            <w:rPrChange w:id="407" w:author="Jaylene Peterson-Nyren" w:date="2026-05-07T15:27:00Z">
              <w:rPr/>
            </w:rPrChange>
          </w:rPr>
          <w:t>, through</w:t>
        </w:r>
      </w:ins>
      <w:ins w:id="408" w:author="Jaylene Peterson-Nyren" w:date="2026-05-07T15:26:00Z">
        <w:r w:rsidR="00157005" w:rsidRPr="006E6D7B">
          <w:rPr>
            <w:highlight w:val="yellow"/>
            <w:rPrChange w:id="409" w:author="Jaylene Peterson-Nyren" w:date="2026-05-07T15:27:00Z">
              <w:rPr/>
            </w:rPrChange>
          </w:rPr>
          <w:t xml:space="preserve"> </w:t>
        </w:r>
        <w:r w:rsidR="006E6D7B" w:rsidRPr="006E6D7B">
          <w:rPr>
            <w:highlight w:val="yellow"/>
            <w:rPrChange w:id="410" w:author="Jaylene Peterson-Nyren" w:date="2026-05-07T15:27:00Z">
              <w:rPr/>
            </w:rPrChange>
          </w:rPr>
          <w:t xml:space="preserve">harmony with </w:t>
        </w:r>
      </w:ins>
      <w:ins w:id="411" w:author="Jaylene Peterson-Nyren" w:date="2026-05-07T15:28:00Z">
        <w:r w:rsidR="002548DD">
          <w:rPr>
            <w:highlight w:val="yellow"/>
          </w:rPr>
          <w:t xml:space="preserve">and respect for </w:t>
        </w:r>
      </w:ins>
      <w:ins w:id="412" w:author="Jaylene Peterson-Nyren" w:date="2026-05-07T15:26:00Z">
        <w:r w:rsidR="006E6D7B" w:rsidRPr="006E6D7B">
          <w:rPr>
            <w:highlight w:val="yellow"/>
            <w:rPrChange w:id="413" w:author="Jaylene Peterson-Nyren" w:date="2026-05-07T15:27:00Z">
              <w:rPr/>
            </w:rPrChange>
          </w:rPr>
          <w:t xml:space="preserve">nature, personal </w:t>
        </w:r>
      </w:ins>
      <w:ins w:id="414" w:author="Jaylene Peterson-Nyren" w:date="2026-05-07T15:27:00Z">
        <w:r w:rsidR="006E6D7B" w:rsidRPr="006E6D7B">
          <w:rPr>
            <w:highlight w:val="yellow"/>
          </w:rPr>
          <w:t>humility,</w:t>
        </w:r>
      </w:ins>
      <w:ins w:id="415" w:author="Jaylene Peterson-Nyren" w:date="2026-05-07T15:26:00Z">
        <w:r w:rsidR="006E6D7B" w:rsidRPr="006E6D7B">
          <w:rPr>
            <w:highlight w:val="yellow"/>
            <w:rPrChange w:id="416" w:author="Jaylene Peterson-Nyren" w:date="2026-05-07T15:27:00Z">
              <w:rPr/>
            </w:rPrChange>
          </w:rPr>
          <w:t xml:space="preserve"> and trust in the divine presence of God, our Creator.</w:t>
        </w:r>
      </w:ins>
      <w:ins w:id="417" w:author="Jaylene Peterson-Nyren" w:date="2026-05-07T17:56:00Z">
        <w:r w:rsidR="00F54889">
          <w:t>’</w:t>
        </w:r>
      </w:ins>
      <w:ins w:id="418" w:author="Jaylene Peterson-Nyren" w:date="2026-05-07T15:27:00Z">
        <w:r w:rsidR="006E6D7B">
          <w:t xml:space="preserve"> </w:t>
        </w:r>
      </w:ins>
      <w:ins w:id="419" w:author="Jaylene Peterson-Nyren" w:date="2026-05-07T17:56:00Z">
        <w:r w:rsidR="00F54889">
          <w:rPr>
            <w:highlight w:val="yellow"/>
          </w:rPr>
          <w:t xml:space="preserve"> Jaylene’s e</w:t>
        </w:r>
      </w:ins>
      <w:ins w:id="420" w:author="Jaylene Peterson-Nyren" w:date="2026-05-07T15:27:00Z">
        <w:r w:rsidR="006E6D7B" w:rsidRPr="006E6D7B">
          <w:rPr>
            <w:highlight w:val="yellow"/>
            <w:rPrChange w:id="421" w:author="Jaylene Peterson-Nyren" w:date="2026-05-07T15:27:00Z">
              <w:rPr/>
            </w:rPrChange>
          </w:rPr>
          <w:t>dit – for discussion</w:t>
        </w:r>
      </w:ins>
      <w:ins w:id="422" w:author="Jaylene Peterson-Nyren" w:date="2026-05-07T15:38:00Z">
        <w:r w:rsidR="00974D8D">
          <w:rPr>
            <w:highlight w:val="yellow"/>
          </w:rPr>
          <w:t xml:space="preserve"> – do we have quotes from elders or participants that speak to this?</w:t>
        </w:r>
      </w:ins>
      <w:ins w:id="423" w:author="Jaylene Peterson-Nyren" w:date="2026-05-07T15:27:00Z">
        <w:r w:rsidR="006E6D7B" w:rsidRPr="006E6D7B">
          <w:rPr>
            <w:highlight w:val="yellow"/>
            <w:rPrChange w:id="424" w:author="Jaylene Peterson-Nyren" w:date="2026-05-07T15:27:00Z">
              <w:rPr/>
            </w:rPrChange>
          </w:rPr>
          <w:t>)</w:t>
        </w:r>
      </w:ins>
    </w:p>
    <w:p w14:paraId="00000B9A" w14:textId="77777777" w:rsidR="00EC6469" w:rsidRDefault="00EC6469">
      <w:pPr>
        <w:widowControl w:val="0"/>
        <w:pBdr>
          <w:top w:val="nil"/>
          <w:left w:val="nil"/>
          <w:bottom w:val="nil"/>
          <w:right w:val="nil"/>
          <w:between w:val="nil"/>
        </w:pBdr>
        <w:ind w:left="0"/>
      </w:pPr>
    </w:p>
    <w:p w14:paraId="00000B9B" w14:textId="77777777" w:rsidR="00EC6469" w:rsidRDefault="001D5FD2">
      <w:r>
        <w:t>[bch-045]</w:t>
      </w:r>
    </w:p>
    <w:p w14:paraId="00000B9C" w14:textId="77777777" w:rsidR="00EC6469" w:rsidRDefault="00EC6469">
      <w:pPr>
        <w:widowControl w:val="0"/>
        <w:pBdr>
          <w:top w:val="nil"/>
          <w:left w:val="nil"/>
          <w:bottom w:val="nil"/>
          <w:right w:val="nil"/>
          <w:between w:val="nil"/>
        </w:pBdr>
        <w:ind w:left="0"/>
      </w:pPr>
    </w:p>
    <w:p w14:paraId="00000B9D" w14:textId="77777777" w:rsidR="00EC6469" w:rsidRDefault="001D5FD2">
      <w:r>
        <w:t>But from great challenges comes great joy. This is what LIM was built to answer.</w:t>
      </w:r>
    </w:p>
    <w:p w14:paraId="00000B9E" w14:textId="77777777" w:rsidR="00EC6469" w:rsidRDefault="00EC6469">
      <w:pPr>
        <w:widowControl w:val="0"/>
        <w:pBdr>
          <w:top w:val="nil"/>
          <w:left w:val="nil"/>
          <w:bottom w:val="nil"/>
          <w:right w:val="nil"/>
          <w:between w:val="nil"/>
        </w:pBdr>
        <w:ind w:left="0"/>
      </w:pPr>
    </w:p>
    <w:p w14:paraId="00000B9F" w14:textId="77777777" w:rsidR="00EC6469" w:rsidRDefault="001D5FD2">
      <w:r>
        <w:t>[bch-046]</w:t>
      </w:r>
    </w:p>
    <w:p w14:paraId="00000BA0" w14:textId="77777777" w:rsidR="00EC6469" w:rsidRDefault="00EC6469">
      <w:pPr>
        <w:widowControl w:val="0"/>
        <w:pBdr>
          <w:top w:val="nil"/>
          <w:left w:val="nil"/>
          <w:bottom w:val="nil"/>
          <w:right w:val="nil"/>
          <w:between w:val="nil"/>
        </w:pBdr>
        <w:ind w:left="0"/>
      </w:pPr>
    </w:p>
    <w:p w14:paraId="00000BA1" w14:textId="77777777" w:rsidR="00EC6469" w:rsidRDefault="001D5FD2">
      <w:r>
        <w:t>Support This Work</w:t>
      </w:r>
    </w:p>
    <w:p w14:paraId="00000BA2" w14:textId="77777777" w:rsidR="00EC6469" w:rsidRDefault="00EC6469">
      <w:pPr>
        <w:widowControl w:val="0"/>
        <w:pBdr>
          <w:top w:val="nil"/>
          <w:left w:val="nil"/>
          <w:bottom w:val="nil"/>
          <w:right w:val="nil"/>
          <w:between w:val="nil"/>
        </w:pBdr>
        <w:ind w:left="0"/>
      </w:pPr>
    </w:p>
    <w:p w14:paraId="00000BA3" w14:textId="77777777" w:rsidR="00EC6469" w:rsidRDefault="001D5FD2">
      <w:r>
        <w:t>[bch-047]</w:t>
      </w:r>
    </w:p>
    <w:p w14:paraId="00000BA4" w14:textId="77777777" w:rsidR="00EC6469" w:rsidRDefault="00EC6469">
      <w:pPr>
        <w:widowControl w:val="0"/>
        <w:pBdr>
          <w:top w:val="nil"/>
          <w:left w:val="nil"/>
          <w:bottom w:val="nil"/>
          <w:right w:val="nil"/>
          <w:between w:val="nil"/>
        </w:pBdr>
        <w:ind w:left="0"/>
      </w:pPr>
    </w:p>
    <w:p w14:paraId="00000BA5" w14:textId="77777777" w:rsidR="00EC6469" w:rsidRDefault="001D5FD2">
      <w:r>
        <w:t>"Jesus died for YOU just as you are."</w:t>
      </w:r>
    </w:p>
    <w:p w14:paraId="00000BA6" w14:textId="77777777" w:rsidR="00EC6469" w:rsidRDefault="00EC6469">
      <w:pPr>
        <w:widowControl w:val="0"/>
        <w:pBdr>
          <w:top w:val="nil"/>
          <w:left w:val="nil"/>
          <w:bottom w:val="nil"/>
          <w:right w:val="nil"/>
          <w:between w:val="nil"/>
        </w:pBdr>
        <w:ind w:left="0"/>
      </w:pPr>
    </w:p>
    <w:p w14:paraId="00000BA7" w14:textId="77777777" w:rsidR="00EC6469" w:rsidRDefault="001D5FD2">
      <w:r>
        <w:t>[bch-048]</w:t>
      </w:r>
    </w:p>
    <w:p w14:paraId="00000BA8" w14:textId="77777777" w:rsidR="00EC6469" w:rsidRDefault="00EC6469">
      <w:pPr>
        <w:widowControl w:val="0"/>
        <w:pBdr>
          <w:top w:val="nil"/>
          <w:left w:val="nil"/>
          <w:bottom w:val="nil"/>
          <w:right w:val="nil"/>
          <w:between w:val="nil"/>
        </w:pBdr>
        <w:ind w:left="0"/>
      </w:pPr>
    </w:p>
    <w:p w14:paraId="00000BA9" w14:textId="77777777" w:rsidR="00EC6469" w:rsidRDefault="001D5FD2">
      <w:r>
        <w:t>Give to LIM →</w:t>
      </w:r>
    </w:p>
    <w:p w14:paraId="00000BAA" w14:textId="77777777" w:rsidR="00EC6469" w:rsidRDefault="00EC6469">
      <w:pPr>
        <w:widowControl w:val="0"/>
        <w:pBdr>
          <w:top w:val="nil"/>
          <w:left w:val="nil"/>
          <w:bottom w:val="nil"/>
          <w:right w:val="nil"/>
          <w:between w:val="nil"/>
        </w:pBdr>
        <w:ind w:left="0"/>
      </w:pPr>
    </w:p>
    <w:p w14:paraId="00000BAB" w14:textId="77777777" w:rsidR="00EC6469" w:rsidRDefault="001D5FD2">
      <w:pPr>
        <w:pStyle w:val="Heading3"/>
      </w:pPr>
      <w:bookmarkStart w:id="425" w:name="_elx985uf7g8w" w:colFirst="0" w:colLast="0"/>
      <w:bookmarkEnd w:id="425"/>
      <w:r>
        <w:t>How LIM Proclaims The Gospel</w:t>
      </w:r>
    </w:p>
    <w:p w14:paraId="00000BAC" w14:textId="77777777" w:rsidR="00EC6469" w:rsidRDefault="001D5FD2">
      <w:r>
        <w:t>[bch-049]</w:t>
      </w:r>
    </w:p>
    <w:p w14:paraId="00000BAD" w14:textId="77777777" w:rsidR="00EC6469" w:rsidRDefault="00EC6469">
      <w:pPr>
        <w:widowControl w:val="0"/>
        <w:pBdr>
          <w:top w:val="nil"/>
          <w:left w:val="nil"/>
          <w:bottom w:val="nil"/>
          <w:right w:val="nil"/>
          <w:between w:val="nil"/>
        </w:pBdr>
        <w:ind w:left="0"/>
      </w:pPr>
    </w:p>
    <w:p w14:paraId="00000BAE" w14:textId="2284FF70" w:rsidR="00EC6469" w:rsidRDefault="001D5FD2">
      <w:r w:rsidRPr="000256C6">
        <w:rPr>
          <w:highlight w:val="green"/>
        </w:rPr>
        <w:lastRenderedPageBreak/>
        <w:t>Every tribe. Every tradition. One Gospel.</w:t>
      </w:r>
      <w:r w:rsidR="000256C6">
        <w:t xml:space="preserve"> </w:t>
      </w:r>
      <w:r w:rsidR="000256C6" w:rsidRPr="00717564">
        <w:rPr>
          <w:highlight w:val="yellow"/>
        </w:rPr>
        <w:t xml:space="preserve">Love this </w:t>
      </w:r>
      <w:r w:rsidR="00717564" w:rsidRPr="00717564">
        <w:rPr>
          <w:highlight w:val="yellow"/>
        </w:rPr>
        <w:t>– is it prominent</w:t>
      </w:r>
      <w:r w:rsidR="001E281F">
        <w:rPr>
          <w:highlight w:val="yellow"/>
        </w:rPr>
        <w:t>, can we use this to brand what we do</w:t>
      </w:r>
      <w:r w:rsidR="00717564" w:rsidRPr="00717564">
        <w:rPr>
          <w:highlight w:val="yellow"/>
        </w:rPr>
        <w:t>?</w:t>
      </w:r>
      <w:r w:rsidR="00717564">
        <w:t xml:space="preserve"> </w:t>
      </w:r>
    </w:p>
    <w:p w14:paraId="00000BAF" w14:textId="77777777" w:rsidR="00EC6469" w:rsidRDefault="00EC6469">
      <w:pPr>
        <w:widowControl w:val="0"/>
        <w:pBdr>
          <w:top w:val="nil"/>
          <w:left w:val="nil"/>
          <w:bottom w:val="nil"/>
          <w:right w:val="nil"/>
          <w:between w:val="nil"/>
        </w:pBdr>
        <w:ind w:left="0"/>
      </w:pPr>
    </w:p>
    <w:p w14:paraId="00000BB0" w14:textId="77777777" w:rsidR="00EC6469" w:rsidRDefault="001D5FD2">
      <w:r>
        <w:t>[bch-050]</w:t>
      </w:r>
    </w:p>
    <w:p w14:paraId="00000BB1" w14:textId="77777777" w:rsidR="00EC6469" w:rsidRDefault="00EC6469">
      <w:pPr>
        <w:widowControl w:val="0"/>
        <w:pBdr>
          <w:top w:val="nil"/>
          <w:left w:val="nil"/>
          <w:bottom w:val="nil"/>
          <w:right w:val="nil"/>
          <w:between w:val="nil"/>
        </w:pBdr>
        <w:ind w:left="0"/>
      </w:pPr>
    </w:p>
    <w:p w14:paraId="00000BB2" w14:textId="656C8B8D" w:rsidR="00EC6469" w:rsidRDefault="001D5FD2">
      <w:r>
        <w:t xml:space="preserve">The false choice between "Native" and "Christian" doesn't dissolve on its own. It takes relationships, presence, and the patient proclamation of a Gospel that has always been big enough to hold the whole person. </w:t>
      </w:r>
      <w:r w:rsidRPr="00717564">
        <w:rPr>
          <w:highlight w:val="green"/>
        </w:rPr>
        <w:t>That is what LIM does — one community, one invitation, one drum</w:t>
      </w:r>
      <w:r w:rsidR="001E281F">
        <w:rPr>
          <w:highlight w:val="green"/>
        </w:rPr>
        <w:t xml:space="preserve"> </w:t>
      </w:r>
      <w:r w:rsidRPr="00717564">
        <w:rPr>
          <w:highlight w:val="green"/>
        </w:rPr>
        <w:t>beat at a time.</w:t>
      </w:r>
    </w:p>
    <w:p w14:paraId="00000BB3" w14:textId="77777777" w:rsidR="00EC6469" w:rsidRDefault="00EC6469">
      <w:pPr>
        <w:widowControl w:val="0"/>
        <w:pBdr>
          <w:top w:val="nil"/>
          <w:left w:val="nil"/>
          <w:bottom w:val="nil"/>
          <w:right w:val="nil"/>
          <w:between w:val="nil"/>
        </w:pBdr>
        <w:ind w:left="0"/>
      </w:pPr>
    </w:p>
    <w:p w14:paraId="00000BB4" w14:textId="77777777" w:rsidR="00EC6469" w:rsidRDefault="001D5FD2">
      <w:r>
        <w:t>[bch-051]</w:t>
      </w:r>
    </w:p>
    <w:p w14:paraId="00000BB5" w14:textId="77777777" w:rsidR="00EC6469" w:rsidRDefault="00EC6469">
      <w:pPr>
        <w:widowControl w:val="0"/>
        <w:pBdr>
          <w:top w:val="nil"/>
          <w:left w:val="nil"/>
          <w:bottom w:val="nil"/>
          <w:right w:val="nil"/>
          <w:between w:val="nil"/>
        </w:pBdr>
        <w:ind w:left="0"/>
      </w:pPr>
    </w:p>
    <w:p w14:paraId="00000BB6" w14:textId="77777777" w:rsidR="00EC6469" w:rsidRDefault="001D5FD2">
      <w:r>
        <w:t>Our Three Pillars →</w:t>
      </w:r>
    </w:p>
    <w:p w14:paraId="00000BB7" w14:textId="77777777" w:rsidR="00EC6469" w:rsidRDefault="00EC6469">
      <w:pPr>
        <w:widowControl w:val="0"/>
        <w:pBdr>
          <w:top w:val="nil"/>
          <w:left w:val="nil"/>
          <w:bottom w:val="nil"/>
          <w:right w:val="nil"/>
          <w:between w:val="nil"/>
        </w:pBdr>
        <w:ind w:left="0"/>
      </w:pPr>
    </w:p>
    <w:p w14:paraId="00000BB8" w14:textId="77777777" w:rsidR="00EC6469" w:rsidRDefault="001D5FD2">
      <w:r>
        <w:t>[bch-052]</w:t>
      </w:r>
    </w:p>
    <w:p w14:paraId="00000BB9" w14:textId="77777777" w:rsidR="00EC6469" w:rsidRDefault="00EC6469">
      <w:pPr>
        <w:widowControl w:val="0"/>
        <w:pBdr>
          <w:top w:val="nil"/>
          <w:left w:val="nil"/>
          <w:bottom w:val="nil"/>
          <w:right w:val="nil"/>
          <w:between w:val="nil"/>
        </w:pBdr>
        <w:ind w:left="0"/>
      </w:pPr>
    </w:p>
    <w:p w14:paraId="00000BBA" w14:textId="77777777" w:rsidR="00EC6469" w:rsidRDefault="001D5FD2">
      <w:r>
        <w:t>Find a Healing Group</w:t>
      </w:r>
    </w:p>
    <w:p w14:paraId="00000BBB" w14:textId="77777777" w:rsidR="00EC6469" w:rsidRDefault="00EC6469">
      <w:pPr>
        <w:widowControl w:val="0"/>
        <w:pBdr>
          <w:top w:val="nil"/>
          <w:left w:val="nil"/>
          <w:bottom w:val="nil"/>
          <w:right w:val="nil"/>
          <w:between w:val="nil"/>
        </w:pBdr>
        <w:ind w:left="0"/>
      </w:pPr>
    </w:p>
    <w:p w14:paraId="00000BBC" w14:textId="77777777" w:rsidR="00EC6469" w:rsidRDefault="001D5FD2">
      <w:r>
        <w:t>[bch-053]</w:t>
      </w:r>
    </w:p>
    <w:p w14:paraId="00000BBD" w14:textId="77777777" w:rsidR="00EC6469" w:rsidRDefault="00EC6469">
      <w:pPr>
        <w:widowControl w:val="0"/>
        <w:pBdr>
          <w:top w:val="nil"/>
          <w:left w:val="nil"/>
          <w:bottom w:val="nil"/>
          <w:right w:val="nil"/>
          <w:between w:val="nil"/>
        </w:pBdr>
        <w:ind w:left="0"/>
      </w:pPr>
    </w:p>
    <w:p w14:paraId="00000BBE" w14:textId="77777777" w:rsidR="00EC6469" w:rsidRDefault="001D5FD2">
      <w:r>
        <w:t>"There is neither Jew nor Gentile, neither slave nor free, nor is there male and female, for you are all one in Christ Jesus."</w:t>
      </w:r>
    </w:p>
    <w:p w14:paraId="00000BBF" w14:textId="77777777" w:rsidR="00EC6469" w:rsidRDefault="00EC6469">
      <w:pPr>
        <w:widowControl w:val="0"/>
        <w:pBdr>
          <w:top w:val="nil"/>
          <w:left w:val="nil"/>
          <w:bottom w:val="nil"/>
          <w:right w:val="nil"/>
          <w:between w:val="nil"/>
        </w:pBdr>
        <w:ind w:left="0"/>
      </w:pPr>
    </w:p>
    <w:p w14:paraId="00000BC0" w14:textId="77777777" w:rsidR="00EC6469" w:rsidRDefault="001D5FD2">
      <w:pPr>
        <w:pStyle w:val="Heading3"/>
      </w:pPr>
      <w:bookmarkStart w:id="426" w:name="_laremofe13cv" w:colFirst="0" w:colLast="0"/>
      <w:bookmarkEnd w:id="426"/>
      <w:r>
        <w:t>Footer — Footer</w:t>
      </w:r>
    </w:p>
    <w:p w14:paraId="00000BC1" w14:textId="77777777" w:rsidR="00EC6469" w:rsidRDefault="001D5FD2">
      <w:r>
        <w:t>[bch-054]</w:t>
      </w:r>
    </w:p>
    <w:p w14:paraId="00000BC2" w14:textId="77777777" w:rsidR="00EC6469" w:rsidRDefault="00EC6469">
      <w:pPr>
        <w:widowControl w:val="0"/>
        <w:pBdr>
          <w:top w:val="nil"/>
          <w:left w:val="nil"/>
          <w:bottom w:val="nil"/>
          <w:right w:val="nil"/>
          <w:between w:val="nil"/>
        </w:pBdr>
        <w:ind w:left="0"/>
      </w:pPr>
    </w:p>
    <w:p w14:paraId="00000BC3" w14:textId="77777777" w:rsidR="00EC6469" w:rsidRDefault="001D5FD2">
      <w:r>
        <w:t>© 2026 Lutheran Indian Ministries · All rights reserved</w:t>
      </w:r>
    </w:p>
    <w:p w14:paraId="00000BC4" w14:textId="77777777" w:rsidR="00EC6469" w:rsidRDefault="00EC6469">
      <w:pPr>
        <w:widowControl w:val="0"/>
        <w:pBdr>
          <w:top w:val="nil"/>
          <w:left w:val="nil"/>
          <w:bottom w:val="nil"/>
          <w:right w:val="nil"/>
          <w:between w:val="nil"/>
        </w:pBdr>
        <w:ind w:left="0"/>
      </w:pPr>
    </w:p>
    <w:p w14:paraId="00000BC5" w14:textId="77777777" w:rsidR="00EC6469" w:rsidRDefault="00000000">
      <w:r>
        <w:pict w14:anchorId="152DA9DC">
          <v:rect id="_x0000_i1031" style="width:0;height:1.5pt" o:hralign="center" o:hrstd="t" o:hr="t" fillcolor="#a0a0a0" stroked="f"/>
        </w:pict>
      </w:r>
    </w:p>
    <w:p w14:paraId="00000BC6" w14:textId="77777777" w:rsidR="00EC6469" w:rsidRDefault="00EC6469">
      <w:pPr>
        <w:widowControl w:val="0"/>
        <w:pBdr>
          <w:top w:val="nil"/>
          <w:left w:val="nil"/>
          <w:bottom w:val="nil"/>
          <w:right w:val="nil"/>
          <w:between w:val="nil"/>
        </w:pBdr>
        <w:ind w:left="0"/>
      </w:pPr>
    </w:p>
    <w:p w14:paraId="00000BC7" w14:textId="77777777" w:rsidR="00EC6469" w:rsidRDefault="001D5FD2">
      <w:pPr>
        <w:pStyle w:val="Heading2"/>
      </w:pPr>
      <w:bookmarkStart w:id="427" w:name="_2qavy2zau73d" w:colFirst="0" w:colLast="0"/>
      <w:bookmarkEnd w:id="427"/>
      <w:r>
        <w:t>Blog: Discovering Identity (Bev)</w:t>
      </w:r>
    </w:p>
    <w:p w14:paraId="00000BC8" w14:textId="77777777" w:rsidR="00EC6469" w:rsidRDefault="001D5FD2">
      <w:pPr>
        <w:pStyle w:val="Heading3"/>
      </w:pPr>
      <w:bookmarkStart w:id="428" w:name="_bpa9yxlgkwai" w:colFirst="0" w:colLast="0"/>
      <w:bookmarkEnd w:id="428"/>
      <w:r>
        <w:t>SEO &amp; Browser</w:t>
      </w:r>
    </w:p>
    <w:p w14:paraId="00000BC9" w14:textId="77777777" w:rsidR="00EC6469" w:rsidRDefault="001D5FD2">
      <w:r>
        <w:t>[</w:t>
      </w:r>
      <w:proofErr w:type="spellStart"/>
      <w:r>
        <w:t>bbv</w:t>
      </w:r>
      <w:proofErr w:type="spellEnd"/>
      <w:r>
        <w:t>-meta-title]</w:t>
      </w:r>
    </w:p>
    <w:p w14:paraId="00000BCA" w14:textId="77777777" w:rsidR="00EC6469" w:rsidRDefault="00EC6469">
      <w:pPr>
        <w:widowControl w:val="0"/>
        <w:pBdr>
          <w:top w:val="nil"/>
          <w:left w:val="nil"/>
          <w:bottom w:val="nil"/>
          <w:right w:val="nil"/>
          <w:between w:val="nil"/>
        </w:pBdr>
        <w:ind w:left="0"/>
      </w:pPr>
    </w:p>
    <w:p w14:paraId="00000BCB" w14:textId="77777777" w:rsidR="00EC6469" w:rsidRDefault="001D5FD2">
      <w:r>
        <w:lastRenderedPageBreak/>
        <w:t>Discovering My True Identity in Christ · Beverly Heyano · LIM</w:t>
      </w:r>
    </w:p>
    <w:p w14:paraId="00000BCC" w14:textId="77777777" w:rsidR="00EC6469" w:rsidRDefault="00EC6469">
      <w:pPr>
        <w:widowControl w:val="0"/>
        <w:pBdr>
          <w:top w:val="nil"/>
          <w:left w:val="nil"/>
          <w:bottom w:val="nil"/>
          <w:right w:val="nil"/>
          <w:between w:val="nil"/>
        </w:pBdr>
        <w:ind w:left="0"/>
      </w:pPr>
    </w:p>
    <w:p w14:paraId="00000BCD" w14:textId="77777777" w:rsidR="00EC6469" w:rsidRDefault="001D5FD2">
      <w:r>
        <w:t>[</w:t>
      </w:r>
      <w:proofErr w:type="spellStart"/>
      <w:r>
        <w:t>bbv</w:t>
      </w:r>
      <w:proofErr w:type="spellEnd"/>
      <w:r>
        <w:t>-meta-desc]</w:t>
      </w:r>
    </w:p>
    <w:p w14:paraId="00000BCE" w14:textId="77777777" w:rsidR="00EC6469" w:rsidRDefault="00EC6469">
      <w:pPr>
        <w:widowControl w:val="0"/>
        <w:pBdr>
          <w:top w:val="nil"/>
          <w:left w:val="nil"/>
          <w:bottom w:val="nil"/>
          <w:right w:val="nil"/>
          <w:between w:val="nil"/>
        </w:pBdr>
        <w:ind w:left="0"/>
      </w:pPr>
    </w:p>
    <w:p w14:paraId="00000BCF" w14:textId="77777777" w:rsidR="00EC6469" w:rsidRDefault="001D5FD2">
      <w:r>
        <w:t>Beverly Heyano — Tanqik, 'brightness' — shares her 27-year journey from alcoholism to identity in Christ. An interview by LIM Executive Director Robert Heffle.</w:t>
      </w:r>
    </w:p>
    <w:p w14:paraId="00000BD0" w14:textId="77777777" w:rsidR="00EC6469" w:rsidRDefault="00EC6469">
      <w:pPr>
        <w:widowControl w:val="0"/>
        <w:pBdr>
          <w:top w:val="nil"/>
          <w:left w:val="nil"/>
          <w:bottom w:val="nil"/>
          <w:right w:val="nil"/>
          <w:between w:val="nil"/>
        </w:pBdr>
        <w:ind w:left="0"/>
      </w:pPr>
    </w:p>
    <w:p w14:paraId="00000BD1" w14:textId="77777777" w:rsidR="00EC6469" w:rsidRDefault="001D5FD2">
      <w:pPr>
        <w:pStyle w:val="Heading3"/>
      </w:pPr>
      <w:bookmarkStart w:id="429" w:name="_z1lml4qlc7le" w:colFirst="0" w:colLast="0"/>
      <w:bookmarkEnd w:id="429"/>
      <w:r>
        <w:t>Nav — Nav</w:t>
      </w:r>
    </w:p>
    <w:p w14:paraId="00000BD2" w14:textId="77777777" w:rsidR="00EC6469" w:rsidRDefault="001D5FD2">
      <w:r>
        <w:t>[bbv-001]</w:t>
      </w:r>
    </w:p>
    <w:p w14:paraId="00000BD3" w14:textId="77777777" w:rsidR="00EC6469" w:rsidRDefault="00EC6469">
      <w:pPr>
        <w:widowControl w:val="0"/>
        <w:pBdr>
          <w:top w:val="nil"/>
          <w:left w:val="nil"/>
          <w:bottom w:val="nil"/>
          <w:right w:val="nil"/>
          <w:between w:val="nil"/>
        </w:pBdr>
        <w:ind w:left="0"/>
      </w:pPr>
    </w:p>
    <w:p w14:paraId="00000BD4" w14:textId="77777777" w:rsidR="00EC6469" w:rsidRDefault="001D5FD2">
      <w:r>
        <w:t>Blog</w:t>
      </w:r>
    </w:p>
    <w:p w14:paraId="00000BD5" w14:textId="77777777" w:rsidR="00EC6469" w:rsidRDefault="00EC6469">
      <w:pPr>
        <w:widowControl w:val="0"/>
        <w:pBdr>
          <w:top w:val="nil"/>
          <w:left w:val="nil"/>
          <w:bottom w:val="nil"/>
          <w:right w:val="nil"/>
          <w:between w:val="nil"/>
        </w:pBdr>
        <w:ind w:left="0"/>
      </w:pPr>
    </w:p>
    <w:p w14:paraId="00000BD6" w14:textId="77777777" w:rsidR="00EC6469" w:rsidRDefault="001D5FD2">
      <w:r>
        <w:t>[bbv-002]</w:t>
      </w:r>
    </w:p>
    <w:p w14:paraId="00000BD7" w14:textId="77777777" w:rsidR="00EC6469" w:rsidRDefault="00EC6469">
      <w:pPr>
        <w:widowControl w:val="0"/>
        <w:pBdr>
          <w:top w:val="nil"/>
          <w:left w:val="nil"/>
          <w:bottom w:val="nil"/>
          <w:right w:val="nil"/>
          <w:between w:val="nil"/>
        </w:pBdr>
        <w:ind w:left="0"/>
      </w:pPr>
    </w:p>
    <w:p w14:paraId="00000BD8" w14:textId="77777777" w:rsidR="00EC6469" w:rsidRDefault="001D5FD2">
      <w:r>
        <w:t>Home</w:t>
      </w:r>
    </w:p>
    <w:p w14:paraId="00000BD9" w14:textId="77777777" w:rsidR="00EC6469" w:rsidRDefault="00EC6469">
      <w:pPr>
        <w:widowControl w:val="0"/>
        <w:pBdr>
          <w:top w:val="nil"/>
          <w:left w:val="nil"/>
          <w:bottom w:val="nil"/>
          <w:right w:val="nil"/>
          <w:between w:val="nil"/>
        </w:pBdr>
        <w:ind w:left="0"/>
      </w:pPr>
    </w:p>
    <w:p w14:paraId="00000BDA" w14:textId="77777777" w:rsidR="00EC6469" w:rsidRDefault="001D5FD2">
      <w:pPr>
        <w:pStyle w:val="Heading3"/>
      </w:pPr>
      <w:bookmarkStart w:id="430" w:name="_29aqyg9onh02" w:colFirst="0" w:colLast="0"/>
      <w:bookmarkEnd w:id="430"/>
      <w:r>
        <w:t>Article Hero</w:t>
      </w:r>
    </w:p>
    <w:p w14:paraId="00000BDB" w14:textId="77777777" w:rsidR="00EC6469" w:rsidRDefault="001D5FD2">
      <w:r>
        <w:t>[bbv-003]</w:t>
      </w:r>
    </w:p>
    <w:p w14:paraId="00000BDC" w14:textId="77777777" w:rsidR="00EC6469" w:rsidRDefault="00EC6469">
      <w:pPr>
        <w:widowControl w:val="0"/>
        <w:pBdr>
          <w:top w:val="nil"/>
          <w:left w:val="nil"/>
          <w:bottom w:val="nil"/>
          <w:right w:val="nil"/>
          <w:between w:val="nil"/>
        </w:pBdr>
        <w:ind w:left="0"/>
      </w:pPr>
    </w:p>
    <w:p w14:paraId="00000BDD" w14:textId="77777777" w:rsidR="00EC6469" w:rsidRDefault="001D5FD2">
      <w:r>
        <w:t>December 26</w:t>
      </w:r>
    </w:p>
    <w:p w14:paraId="00000BDE" w14:textId="77777777" w:rsidR="00EC6469" w:rsidRDefault="00EC6469">
      <w:pPr>
        <w:widowControl w:val="0"/>
        <w:pBdr>
          <w:top w:val="nil"/>
          <w:left w:val="nil"/>
          <w:bottom w:val="nil"/>
          <w:right w:val="nil"/>
          <w:between w:val="nil"/>
        </w:pBdr>
        <w:ind w:left="0"/>
      </w:pPr>
    </w:p>
    <w:p w14:paraId="00000BDF" w14:textId="77777777" w:rsidR="00EC6469" w:rsidRDefault="001D5FD2">
      <w:r>
        <w:t>[bbv-004]</w:t>
      </w:r>
    </w:p>
    <w:p w14:paraId="00000BE0" w14:textId="77777777" w:rsidR="00EC6469" w:rsidRDefault="00EC6469">
      <w:pPr>
        <w:widowControl w:val="0"/>
        <w:pBdr>
          <w:top w:val="nil"/>
          <w:left w:val="nil"/>
          <w:bottom w:val="nil"/>
          <w:right w:val="nil"/>
          <w:between w:val="nil"/>
        </w:pBdr>
        <w:ind w:left="0"/>
      </w:pPr>
    </w:p>
    <w:p w14:paraId="00000BE1" w14:textId="77777777" w:rsidR="00EC6469" w:rsidRDefault="001D5FD2">
      <w:r>
        <w:t>Discovering My True Identity in Christ</w:t>
      </w:r>
    </w:p>
    <w:p w14:paraId="00000BE2" w14:textId="77777777" w:rsidR="00EC6469" w:rsidRDefault="00EC6469">
      <w:pPr>
        <w:widowControl w:val="0"/>
        <w:pBdr>
          <w:top w:val="nil"/>
          <w:left w:val="nil"/>
          <w:bottom w:val="nil"/>
          <w:right w:val="nil"/>
          <w:between w:val="nil"/>
        </w:pBdr>
        <w:ind w:left="0"/>
      </w:pPr>
    </w:p>
    <w:p w14:paraId="00000BE3" w14:textId="77777777" w:rsidR="00EC6469" w:rsidRDefault="001D5FD2">
      <w:r>
        <w:t>[bbv-005]</w:t>
      </w:r>
    </w:p>
    <w:p w14:paraId="00000BE4" w14:textId="77777777" w:rsidR="00EC6469" w:rsidRDefault="00EC6469">
      <w:pPr>
        <w:widowControl w:val="0"/>
        <w:pBdr>
          <w:top w:val="nil"/>
          <w:left w:val="nil"/>
          <w:bottom w:val="nil"/>
          <w:right w:val="nil"/>
          <w:between w:val="nil"/>
        </w:pBdr>
        <w:ind w:left="0"/>
      </w:pPr>
    </w:p>
    <w:p w14:paraId="00000BE5" w14:textId="77777777" w:rsidR="00EC6469" w:rsidRDefault="001D5FD2">
      <w:r>
        <w:t>Beverly Heyano — Tanqik, "brightness" — shares her journey from 28 years of alcoholism to 27 years of recovery, and what she found along the way.</w:t>
      </w:r>
    </w:p>
    <w:p w14:paraId="00000BE6" w14:textId="77777777" w:rsidR="00EC6469" w:rsidRDefault="00EC6469">
      <w:pPr>
        <w:widowControl w:val="0"/>
        <w:pBdr>
          <w:top w:val="nil"/>
          <w:left w:val="nil"/>
          <w:bottom w:val="nil"/>
          <w:right w:val="nil"/>
          <w:between w:val="nil"/>
        </w:pBdr>
        <w:ind w:left="0"/>
      </w:pPr>
    </w:p>
    <w:p w14:paraId="00000BE7" w14:textId="77777777" w:rsidR="00EC6469" w:rsidRDefault="001D5FD2">
      <w:r>
        <w:t>[bbv-006]</w:t>
      </w:r>
    </w:p>
    <w:p w14:paraId="00000BE8" w14:textId="77777777" w:rsidR="00EC6469" w:rsidRDefault="00EC6469">
      <w:pPr>
        <w:widowControl w:val="0"/>
        <w:pBdr>
          <w:top w:val="nil"/>
          <w:left w:val="nil"/>
          <w:bottom w:val="nil"/>
          <w:right w:val="nil"/>
          <w:between w:val="nil"/>
        </w:pBdr>
        <w:ind w:left="0"/>
      </w:pPr>
    </w:p>
    <w:p w14:paraId="00000BE9" w14:textId="77777777" w:rsidR="00EC6469" w:rsidRDefault="001D5FD2">
      <w:r>
        <w:lastRenderedPageBreak/>
        <w:t>An interview by Robert Heffle · Executive Director, LIM · Written by Gary Ricke</w:t>
      </w:r>
    </w:p>
    <w:p w14:paraId="00000BEA" w14:textId="77777777" w:rsidR="00EC6469" w:rsidRDefault="00EC6469">
      <w:pPr>
        <w:widowControl w:val="0"/>
        <w:pBdr>
          <w:top w:val="nil"/>
          <w:left w:val="nil"/>
          <w:bottom w:val="nil"/>
          <w:right w:val="nil"/>
          <w:between w:val="nil"/>
        </w:pBdr>
        <w:ind w:left="0"/>
      </w:pPr>
    </w:p>
    <w:p w14:paraId="00000BEB" w14:textId="77777777" w:rsidR="00EC6469" w:rsidRDefault="001D5FD2">
      <w:pPr>
        <w:pStyle w:val="Heading3"/>
      </w:pPr>
      <w:bookmarkStart w:id="431" w:name="_dm27fsni1kq" w:colFirst="0" w:colLast="0"/>
      <w:bookmarkEnd w:id="431"/>
      <w:r>
        <w:t>Article Content</w:t>
      </w:r>
    </w:p>
    <w:p w14:paraId="00000BEC" w14:textId="77777777" w:rsidR="00EC6469" w:rsidRDefault="001D5FD2">
      <w:r>
        <w:t>[bbv-007]</w:t>
      </w:r>
    </w:p>
    <w:p w14:paraId="00000BED" w14:textId="77777777" w:rsidR="00EC6469" w:rsidRDefault="00EC6469">
      <w:pPr>
        <w:widowControl w:val="0"/>
        <w:pBdr>
          <w:top w:val="nil"/>
          <w:left w:val="nil"/>
          <w:bottom w:val="nil"/>
          <w:right w:val="nil"/>
          <w:between w:val="nil"/>
        </w:pBdr>
        <w:ind w:left="0"/>
      </w:pPr>
    </w:p>
    <w:p w14:paraId="00000BEE" w14:textId="77777777" w:rsidR="00EC6469" w:rsidRDefault="001D5FD2">
      <w:r>
        <w:t>Join LIM Executive Director Robert Heffle in his interview with Bev, who candidly shares her amazing, transformative journey — a story of recovery, identity, and the God who never let go.</w:t>
      </w:r>
    </w:p>
    <w:p w14:paraId="00000BEF" w14:textId="77777777" w:rsidR="00EC6469" w:rsidRDefault="00EC6469">
      <w:pPr>
        <w:widowControl w:val="0"/>
        <w:pBdr>
          <w:top w:val="nil"/>
          <w:left w:val="nil"/>
          <w:bottom w:val="nil"/>
          <w:right w:val="nil"/>
          <w:between w:val="nil"/>
        </w:pBdr>
        <w:ind w:left="0"/>
      </w:pPr>
    </w:p>
    <w:p w14:paraId="00000BF0" w14:textId="77777777" w:rsidR="00EC6469" w:rsidRDefault="001D5FD2">
      <w:r>
        <w:t>[bbv-008]</w:t>
      </w:r>
    </w:p>
    <w:p w14:paraId="00000BF1" w14:textId="77777777" w:rsidR="00EC6469" w:rsidRDefault="00EC6469">
      <w:pPr>
        <w:widowControl w:val="0"/>
        <w:pBdr>
          <w:top w:val="nil"/>
          <w:left w:val="nil"/>
          <w:bottom w:val="nil"/>
          <w:right w:val="nil"/>
          <w:between w:val="nil"/>
        </w:pBdr>
        <w:ind w:left="0"/>
      </w:pPr>
    </w:p>
    <w:p w14:paraId="00000BF2" w14:textId="77777777" w:rsidR="00EC6469" w:rsidRDefault="001D5FD2">
      <w:r>
        <w:t>If you knew me in my drinking days, I apologize.</w:t>
      </w:r>
    </w:p>
    <w:p w14:paraId="00000BF3" w14:textId="77777777" w:rsidR="00EC6469" w:rsidRDefault="00EC6469">
      <w:pPr>
        <w:widowControl w:val="0"/>
        <w:pBdr>
          <w:top w:val="nil"/>
          <w:left w:val="nil"/>
          <w:bottom w:val="nil"/>
          <w:right w:val="nil"/>
          <w:between w:val="nil"/>
        </w:pBdr>
        <w:ind w:left="0"/>
      </w:pPr>
    </w:p>
    <w:p w14:paraId="00000BF4" w14:textId="77777777" w:rsidR="00EC6469" w:rsidRDefault="001D5FD2">
      <w:r>
        <w:t>[bbv-009]</w:t>
      </w:r>
    </w:p>
    <w:p w14:paraId="00000BF5" w14:textId="77777777" w:rsidR="00EC6469" w:rsidRDefault="00EC6469">
      <w:pPr>
        <w:widowControl w:val="0"/>
        <w:pBdr>
          <w:top w:val="nil"/>
          <w:left w:val="nil"/>
          <w:bottom w:val="nil"/>
          <w:right w:val="nil"/>
          <w:between w:val="nil"/>
        </w:pBdr>
        <w:ind w:left="0"/>
      </w:pPr>
    </w:p>
    <w:p w14:paraId="00000BF6" w14:textId="77777777" w:rsidR="00EC6469" w:rsidRDefault="001D5FD2">
      <w:r>
        <w:t>"Do not look at wine when it sparkles in the cup and goes down smoothly. In the end it bites like a serpent and stings like an adder."</w:t>
      </w:r>
    </w:p>
    <w:p w14:paraId="00000BF7" w14:textId="77777777" w:rsidR="00EC6469" w:rsidRDefault="00EC6469">
      <w:pPr>
        <w:widowControl w:val="0"/>
        <w:pBdr>
          <w:top w:val="nil"/>
          <w:left w:val="nil"/>
          <w:bottom w:val="nil"/>
          <w:right w:val="nil"/>
          <w:between w:val="nil"/>
        </w:pBdr>
        <w:ind w:left="0"/>
      </w:pPr>
    </w:p>
    <w:p w14:paraId="00000BF8" w14:textId="77777777" w:rsidR="00EC6469" w:rsidRDefault="001D5FD2">
      <w:r>
        <w:t>[bbv-010]</w:t>
      </w:r>
    </w:p>
    <w:p w14:paraId="00000BF9" w14:textId="77777777" w:rsidR="00EC6469" w:rsidRDefault="00EC6469">
      <w:pPr>
        <w:widowControl w:val="0"/>
        <w:pBdr>
          <w:top w:val="nil"/>
          <w:left w:val="nil"/>
          <w:bottom w:val="nil"/>
          <w:right w:val="nil"/>
          <w:between w:val="nil"/>
        </w:pBdr>
        <w:ind w:left="0"/>
      </w:pPr>
    </w:p>
    <w:p w14:paraId="00000BFA" w14:textId="77777777" w:rsidR="00EC6469" w:rsidRDefault="001D5FD2">
      <w:r>
        <w:t>I'd like to re-introduce myself. My name is Beverly Heyano, and I'm originally from Dillingham — I've been in Anchorage for 27 years.</w:t>
      </w:r>
    </w:p>
    <w:p w14:paraId="00000BFB" w14:textId="77777777" w:rsidR="00EC6469" w:rsidRDefault="00EC6469">
      <w:pPr>
        <w:widowControl w:val="0"/>
        <w:pBdr>
          <w:top w:val="nil"/>
          <w:left w:val="nil"/>
          <w:bottom w:val="nil"/>
          <w:right w:val="nil"/>
          <w:between w:val="nil"/>
        </w:pBdr>
        <w:ind w:left="0"/>
      </w:pPr>
    </w:p>
    <w:p w14:paraId="00000BFC" w14:textId="77777777" w:rsidR="00EC6469" w:rsidRDefault="001D5FD2">
      <w:r>
        <w:t>[bbv-011]</w:t>
      </w:r>
    </w:p>
    <w:p w14:paraId="00000BFD" w14:textId="77777777" w:rsidR="00EC6469" w:rsidRDefault="00EC6469">
      <w:pPr>
        <w:widowControl w:val="0"/>
        <w:pBdr>
          <w:top w:val="nil"/>
          <w:left w:val="nil"/>
          <w:bottom w:val="nil"/>
          <w:right w:val="nil"/>
          <w:between w:val="nil"/>
        </w:pBdr>
        <w:ind w:left="0"/>
      </w:pPr>
    </w:p>
    <w:p w14:paraId="00000BFE" w14:textId="77777777" w:rsidR="00EC6469" w:rsidRDefault="001D5FD2">
      <w:r>
        <w:t>My Yupik name is Tanqik — brightness — which was given to me when I first started my journey of recovery, 27 years ago.</w:t>
      </w:r>
    </w:p>
    <w:p w14:paraId="00000BFF" w14:textId="77777777" w:rsidR="00EC6469" w:rsidRDefault="00EC6469">
      <w:pPr>
        <w:widowControl w:val="0"/>
        <w:pBdr>
          <w:top w:val="nil"/>
          <w:left w:val="nil"/>
          <w:bottom w:val="nil"/>
          <w:right w:val="nil"/>
          <w:between w:val="nil"/>
        </w:pBdr>
        <w:ind w:left="0"/>
      </w:pPr>
    </w:p>
    <w:p w14:paraId="00000C00" w14:textId="77777777" w:rsidR="00EC6469" w:rsidRDefault="001D5FD2">
      <w:r>
        <w:t>[bbv-012]</w:t>
      </w:r>
    </w:p>
    <w:p w14:paraId="00000C01" w14:textId="77777777" w:rsidR="00EC6469" w:rsidRDefault="00EC6469">
      <w:pPr>
        <w:widowControl w:val="0"/>
        <w:pBdr>
          <w:top w:val="nil"/>
          <w:left w:val="nil"/>
          <w:bottom w:val="nil"/>
          <w:right w:val="nil"/>
          <w:between w:val="nil"/>
        </w:pBdr>
        <w:ind w:left="0"/>
      </w:pPr>
    </w:p>
    <w:p w14:paraId="00000C02" w14:textId="77777777" w:rsidR="00EC6469" w:rsidRDefault="001D5FD2">
      <w:r>
        <w:t>Going through the educational system, I was a straight F student. I lived in a lot of fear and shame. Fear that people would find out how stupid I was.</w:t>
      </w:r>
    </w:p>
    <w:p w14:paraId="00000C03" w14:textId="77777777" w:rsidR="00EC6469" w:rsidRDefault="00EC6469">
      <w:pPr>
        <w:widowControl w:val="0"/>
        <w:pBdr>
          <w:top w:val="nil"/>
          <w:left w:val="nil"/>
          <w:bottom w:val="nil"/>
          <w:right w:val="nil"/>
          <w:between w:val="nil"/>
        </w:pBdr>
        <w:ind w:left="0"/>
      </w:pPr>
    </w:p>
    <w:p w14:paraId="00000C04" w14:textId="77777777" w:rsidR="00EC6469" w:rsidRDefault="001D5FD2">
      <w:r>
        <w:lastRenderedPageBreak/>
        <w:t>[bbv-013]</w:t>
      </w:r>
    </w:p>
    <w:p w14:paraId="00000C05" w14:textId="77777777" w:rsidR="00EC6469" w:rsidRDefault="00EC6469">
      <w:pPr>
        <w:widowControl w:val="0"/>
        <w:pBdr>
          <w:top w:val="nil"/>
          <w:left w:val="nil"/>
          <w:bottom w:val="nil"/>
          <w:right w:val="nil"/>
          <w:between w:val="nil"/>
        </w:pBdr>
        <w:ind w:left="0"/>
      </w:pPr>
    </w:p>
    <w:p w14:paraId="00000C06" w14:textId="77777777" w:rsidR="00EC6469" w:rsidRDefault="001D5FD2">
      <w:r>
        <w:t>And then I started reading the Bible. I've read the Bible now for the last 27 years, and I'm learning my identity in Christ. In God.</w:t>
      </w:r>
    </w:p>
    <w:p w14:paraId="00000C07" w14:textId="77777777" w:rsidR="00EC6469" w:rsidRDefault="00EC6469">
      <w:pPr>
        <w:widowControl w:val="0"/>
        <w:pBdr>
          <w:top w:val="nil"/>
          <w:left w:val="nil"/>
          <w:bottom w:val="nil"/>
          <w:right w:val="nil"/>
          <w:between w:val="nil"/>
        </w:pBdr>
        <w:ind w:left="0"/>
      </w:pPr>
    </w:p>
    <w:p w14:paraId="00000C08" w14:textId="77777777" w:rsidR="00EC6469" w:rsidRDefault="001D5FD2">
      <w:r>
        <w:t>[bbv-014]</w:t>
      </w:r>
    </w:p>
    <w:p w14:paraId="00000C09" w14:textId="77777777" w:rsidR="00EC6469" w:rsidRDefault="00EC6469">
      <w:pPr>
        <w:widowControl w:val="0"/>
        <w:pBdr>
          <w:top w:val="nil"/>
          <w:left w:val="nil"/>
          <w:bottom w:val="nil"/>
          <w:right w:val="nil"/>
          <w:between w:val="nil"/>
        </w:pBdr>
        <w:ind w:left="0"/>
      </w:pPr>
    </w:p>
    <w:p w14:paraId="00000C0A" w14:textId="77777777" w:rsidR="00EC6469" w:rsidRDefault="001D5FD2">
      <w:r>
        <w:t>What it has told me was: God knew me in my mother's womb. He talked to me. He wove me together and he brought me forth. How special is that?</w:t>
      </w:r>
    </w:p>
    <w:p w14:paraId="00000C0B" w14:textId="77777777" w:rsidR="00EC6469" w:rsidRDefault="00EC6469">
      <w:pPr>
        <w:widowControl w:val="0"/>
        <w:pBdr>
          <w:top w:val="nil"/>
          <w:left w:val="nil"/>
          <w:bottom w:val="nil"/>
          <w:right w:val="nil"/>
          <w:between w:val="nil"/>
        </w:pBdr>
        <w:ind w:left="0"/>
      </w:pPr>
    </w:p>
    <w:p w14:paraId="00000C0C" w14:textId="77777777" w:rsidR="00EC6469" w:rsidRDefault="001D5FD2">
      <w:r>
        <w:t>[bbv-015]</w:t>
      </w:r>
    </w:p>
    <w:p w14:paraId="00000C0D" w14:textId="77777777" w:rsidR="00EC6469" w:rsidRDefault="00EC6469">
      <w:pPr>
        <w:widowControl w:val="0"/>
        <w:pBdr>
          <w:top w:val="nil"/>
          <w:left w:val="nil"/>
          <w:bottom w:val="nil"/>
          <w:right w:val="nil"/>
          <w:between w:val="nil"/>
        </w:pBdr>
        <w:ind w:left="0"/>
      </w:pPr>
    </w:p>
    <w:p w14:paraId="00000C0E" w14:textId="77777777" w:rsidR="00EC6469" w:rsidRDefault="001D5FD2">
      <w:r>
        <w:t>"I'm learning that I'm wonderfully and fearfully made. I don't want to fit into a world that tells people they're nothing. I want to be that peculiar person that says — you are somebody. God said so."</w:t>
      </w:r>
    </w:p>
    <w:p w14:paraId="00000C0F" w14:textId="77777777" w:rsidR="00EC6469" w:rsidRDefault="00EC6469">
      <w:pPr>
        <w:widowControl w:val="0"/>
        <w:pBdr>
          <w:top w:val="nil"/>
          <w:left w:val="nil"/>
          <w:bottom w:val="nil"/>
          <w:right w:val="nil"/>
          <w:between w:val="nil"/>
        </w:pBdr>
        <w:ind w:left="0"/>
      </w:pPr>
    </w:p>
    <w:p w14:paraId="00000C10" w14:textId="77777777" w:rsidR="00EC6469" w:rsidRDefault="001D5FD2">
      <w:r>
        <w:t>[bbv-016]</w:t>
      </w:r>
    </w:p>
    <w:p w14:paraId="00000C11" w14:textId="77777777" w:rsidR="00EC6469" w:rsidRDefault="00EC6469">
      <w:pPr>
        <w:widowControl w:val="0"/>
        <w:pBdr>
          <w:top w:val="nil"/>
          <w:left w:val="nil"/>
          <w:bottom w:val="nil"/>
          <w:right w:val="nil"/>
          <w:between w:val="nil"/>
        </w:pBdr>
        <w:ind w:left="0"/>
      </w:pPr>
    </w:p>
    <w:p w14:paraId="00000C12" w14:textId="1460F77C" w:rsidR="00EC6469" w:rsidRDefault="001D5FD2">
      <w:r>
        <w:t xml:space="preserve">He showed me that I'm a child of the Most High God. I love that I am </w:t>
      </w:r>
      <w:del w:id="432" w:author="Jaylene Peterson-Nyren" w:date="2026-05-07T15:39:00Z">
        <w:r w:rsidDel="009E5B1A">
          <w:delText>peculiar ,</w:delText>
        </w:r>
      </w:del>
      <w:ins w:id="433" w:author="Jaylene Peterson-Nyren" w:date="2026-05-07T15:39:00Z">
        <w:r w:rsidR="009E5B1A">
          <w:t>peculiar,</w:t>
        </w:r>
      </w:ins>
      <w:r>
        <w:t xml:space="preserve"> because I don't want to fit into this world that tells people they're nothing and nobody anymore. I want to be that peculiar person that says: you are somebody. God said so.</w:t>
      </w:r>
    </w:p>
    <w:p w14:paraId="00000C13" w14:textId="77777777" w:rsidR="00EC6469" w:rsidRDefault="00EC6469">
      <w:pPr>
        <w:widowControl w:val="0"/>
        <w:pBdr>
          <w:top w:val="nil"/>
          <w:left w:val="nil"/>
          <w:bottom w:val="nil"/>
          <w:right w:val="nil"/>
          <w:between w:val="nil"/>
        </w:pBdr>
        <w:ind w:left="0"/>
      </w:pPr>
    </w:p>
    <w:p w14:paraId="00000C14" w14:textId="77777777" w:rsidR="00EC6469" w:rsidRDefault="001D5FD2">
      <w:r>
        <w:t>[bbv-017]</w:t>
      </w:r>
    </w:p>
    <w:p w14:paraId="00000C15" w14:textId="77777777" w:rsidR="00EC6469" w:rsidRDefault="00EC6469">
      <w:pPr>
        <w:widowControl w:val="0"/>
        <w:pBdr>
          <w:top w:val="nil"/>
          <w:left w:val="nil"/>
          <w:bottom w:val="nil"/>
          <w:right w:val="nil"/>
          <w:between w:val="nil"/>
        </w:pBdr>
        <w:ind w:left="0"/>
      </w:pPr>
    </w:p>
    <w:p w14:paraId="00000C16" w14:textId="77777777" w:rsidR="00EC6469" w:rsidRDefault="001D5FD2">
      <w:r>
        <w:t>What you can do if you feel you don't have value.</w:t>
      </w:r>
    </w:p>
    <w:p w14:paraId="00000C17" w14:textId="77777777" w:rsidR="00EC6469" w:rsidRDefault="00EC6469">
      <w:pPr>
        <w:widowControl w:val="0"/>
        <w:pBdr>
          <w:top w:val="nil"/>
          <w:left w:val="nil"/>
          <w:bottom w:val="nil"/>
          <w:right w:val="nil"/>
          <w:between w:val="nil"/>
        </w:pBdr>
        <w:ind w:left="0"/>
      </w:pPr>
    </w:p>
    <w:p w14:paraId="00000C18" w14:textId="77777777" w:rsidR="00EC6469" w:rsidRDefault="001D5FD2">
      <w:r>
        <w:t>[bbv-018]</w:t>
      </w:r>
    </w:p>
    <w:p w14:paraId="00000C19" w14:textId="77777777" w:rsidR="00EC6469" w:rsidRDefault="00EC6469">
      <w:pPr>
        <w:widowControl w:val="0"/>
        <w:pBdr>
          <w:top w:val="nil"/>
          <w:left w:val="nil"/>
          <w:bottom w:val="nil"/>
          <w:right w:val="nil"/>
          <w:between w:val="nil"/>
        </w:pBdr>
        <w:ind w:left="0"/>
      </w:pPr>
    </w:p>
    <w:p w14:paraId="00000C1A" w14:textId="77777777" w:rsidR="00EC6469" w:rsidRDefault="001D5FD2">
      <w:r>
        <w:t>"I praise you because I am fearfully and wonderfully made; your works are wonderful, I know that full well."</w:t>
      </w:r>
    </w:p>
    <w:p w14:paraId="00000C1B" w14:textId="77777777" w:rsidR="00EC6469" w:rsidRDefault="00EC6469">
      <w:pPr>
        <w:widowControl w:val="0"/>
        <w:pBdr>
          <w:top w:val="nil"/>
          <w:left w:val="nil"/>
          <w:bottom w:val="nil"/>
          <w:right w:val="nil"/>
          <w:between w:val="nil"/>
        </w:pBdr>
        <w:ind w:left="0"/>
      </w:pPr>
    </w:p>
    <w:p w14:paraId="00000C1C" w14:textId="77777777" w:rsidR="00EC6469" w:rsidRDefault="001D5FD2">
      <w:r>
        <w:t>[bbv-019]</w:t>
      </w:r>
    </w:p>
    <w:p w14:paraId="00000C1D" w14:textId="77777777" w:rsidR="00EC6469" w:rsidRDefault="00EC6469">
      <w:pPr>
        <w:widowControl w:val="0"/>
        <w:pBdr>
          <w:top w:val="nil"/>
          <w:left w:val="nil"/>
          <w:bottom w:val="nil"/>
          <w:right w:val="nil"/>
          <w:between w:val="nil"/>
        </w:pBdr>
        <w:ind w:left="0"/>
      </w:pPr>
    </w:p>
    <w:p w14:paraId="00000C1E" w14:textId="77777777" w:rsidR="00EC6469" w:rsidRDefault="001D5FD2">
      <w:r>
        <w:lastRenderedPageBreak/>
        <w:t>If someone was watching this, and maybe they're discouraged — thinking they're not smart, or they don't have value, or they're confused, or they're struggling in addiction — what words would you have for them?</w:t>
      </w:r>
    </w:p>
    <w:p w14:paraId="00000C1F" w14:textId="77777777" w:rsidR="00EC6469" w:rsidRDefault="00EC6469">
      <w:pPr>
        <w:widowControl w:val="0"/>
        <w:pBdr>
          <w:top w:val="nil"/>
          <w:left w:val="nil"/>
          <w:bottom w:val="nil"/>
          <w:right w:val="nil"/>
          <w:between w:val="nil"/>
        </w:pBdr>
        <w:ind w:left="0"/>
      </w:pPr>
    </w:p>
    <w:p w14:paraId="00000C20" w14:textId="77777777" w:rsidR="00EC6469" w:rsidRDefault="001D5FD2">
      <w:r>
        <w:t>[bbv-020]</w:t>
      </w:r>
    </w:p>
    <w:p w14:paraId="00000C21" w14:textId="77777777" w:rsidR="00EC6469" w:rsidRDefault="00EC6469">
      <w:pPr>
        <w:widowControl w:val="0"/>
        <w:pBdr>
          <w:top w:val="nil"/>
          <w:left w:val="nil"/>
          <w:bottom w:val="nil"/>
          <w:right w:val="nil"/>
          <w:between w:val="nil"/>
        </w:pBdr>
        <w:ind w:left="0"/>
      </w:pPr>
    </w:p>
    <w:p w14:paraId="00000C22" w14:textId="77777777" w:rsidR="00EC6469" w:rsidRDefault="001D5FD2">
      <w:r>
        <w:t>I would say first: stop believing the lie.</w:t>
      </w:r>
    </w:p>
    <w:p w14:paraId="00000C23" w14:textId="77777777" w:rsidR="00EC6469" w:rsidRDefault="00EC6469">
      <w:pPr>
        <w:widowControl w:val="0"/>
        <w:pBdr>
          <w:top w:val="nil"/>
          <w:left w:val="nil"/>
          <w:bottom w:val="nil"/>
          <w:right w:val="nil"/>
          <w:between w:val="nil"/>
        </w:pBdr>
        <w:ind w:left="0"/>
      </w:pPr>
    </w:p>
    <w:p w14:paraId="00000C24" w14:textId="77777777" w:rsidR="00EC6469" w:rsidRDefault="001D5FD2">
      <w:r>
        <w:t>[bbv-021]</w:t>
      </w:r>
    </w:p>
    <w:p w14:paraId="00000C25" w14:textId="77777777" w:rsidR="00EC6469" w:rsidRDefault="00EC6469">
      <w:pPr>
        <w:widowControl w:val="0"/>
        <w:pBdr>
          <w:top w:val="nil"/>
          <w:left w:val="nil"/>
          <w:bottom w:val="nil"/>
          <w:right w:val="nil"/>
          <w:between w:val="nil"/>
        </w:pBdr>
        <w:ind w:left="0"/>
      </w:pPr>
    </w:p>
    <w:p w14:paraId="00000C26" w14:textId="77777777" w:rsidR="00EC6469" w:rsidRDefault="001D5FD2">
      <w:r>
        <w:t>But you need something that counteracts a lie. For me, it's reading God's Word. What does God tell me? And you don't have to read through the whole scriptures — though I encourage that. There are little books, God's Promises books, Bible verse books, where you can see what God has to say about you.</w:t>
      </w:r>
    </w:p>
    <w:p w14:paraId="00000C27" w14:textId="77777777" w:rsidR="00EC6469" w:rsidRDefault="00EC6469">
      <w:pPr>
        <w:widowControl w:val="0"/>
        <w:pBdr>
          <w:top w:val="nil"/>
          <w:left w:val="nil"/>
          <w:bottom w:val="nil"/>
          <w:right w:val="nil"/>
          <w:between w:val="nil"/>
        </w:pBdr>
        <w:ind w:left="0"/>
      </w:pPr>
    </w:p>
    <w:p w14:paraId="00000C28" w14:textId="77777777" w:rsidR="00EC6469" w:rsidRDefault="001D5FD2">
      <w:r>
        <w:t>[bbv-022]</w:t>
      </w:r>
    </w:p>
    <w:p w14:paraId="00000C29" w14:textId="77777777" w:rsidR="00EC6469" w:rsidRDefault="00EC6469">
      <w:pPr>
        <w:widowControl w:val="0"/>
        <w:pBdr>
          <w:top w:val="nil"/>
          <w:left w:val="nil"/>
          <w:bottom w:val="nil"/>
          <w:right w:val="nil"/>
          <w:between w:val="nil"/>
        </w:pBdr>
        <w:ind w:left="0"/>
      </w:pPr>
    </w:p>
    <w:p w14:paraId="00000C2A" w14:textId="77777777" w:rsidR="00EC6469" w:rsidRDefault="001D5FD2">
      <w:r>
        <w:t>That God created you to impact your world in a positive way. And how can you impact your world in a positive way when you don't really know who you are in God, in Christ?</w:t>
      </w:r>
    </w:p>
    <w:p w14:paraId="00000C2B" w14:textId="77777777" w:rsidR="00EC6469" w:rsidRDefault="00EC6469">
      <w:pPr>
        <w:widowControl w:val="0"/>
        <w:pBdr>
          <w:top w:val="nil"/>
          <w:left w:val="nil"/>
          <w:bottom w:val="nil"/>
          <w:right w:val="nil"/>
          <w:between w:val="nil"/>
        </w:pBdr>
        <w:ind w:left="0"/>
      </w:pPr>
    </w:p>
    <w:p w14:paraId="00000C2C" w14:textId="77777777" w:rsidR="00EC6469" w:rsidRDefault="001D5FD2">
      <w:r>
        <w:t>[bbv-023]</w:t>
      </w:r>
    </w:p>
    <w:p w14:paraId="00000C2D" w14:textId="77777777" w:rsidR="00EC6469" w:rsidRDefault="00EC6469">
      <w:pPr>
        <w:widowControl w:val="0"/>
        <w:pBdr>
          <w:top w:val="nil"/>
          <w:left w:val="nil"/>
          <w:bottom w:val="nil"/>
          <w:right w:val="nil"/>
          <w:between w:val="nil"/>
        </w:pBdr>
        <w:ind w:left="0"/>
      </w:pPr>
    </w:p>
    <w:p w14:paraId="00000C2E" w14:textId="77777777" w:rsidR="00EC6469" w:rsidRDefault="001D5FD2">
      <w:r>
        <w:t>So I would really encourage that — learn through the scriptures, learn through other believers who have been on the journey for a while.</w:t>
      </w:r>
    </w:p>
    <w:p w14:paraId="00000C2F" w14:textId="77777777" w:rsidR="00EC6469" w:rsidRDefault="00EC6469">
      <w:pPr>
        <w:widowControl w:val="0"/>
        <w:pBdr>
          <w:top w:val="nil"/>
          <w:left w:val="nil"/>
          <w:bottom w:val="nil"/>
          <w:right w:val="nil"/>
          <w:between w:val="nil"/>
        </w:pBdr>
        <w:ind w:left="0"/>
      </w:pPr>
    </w:p>
    <w:p w14:paraId="00000C30" w14:textId="77777777" w:rsidR="00EC6469" w:rsidRDefault="001D5FD2">
      <w:r>
        <w:t>[bbv-024]</w:t>
      </w:r>
    </w:p>
    <w:p w14:paraId="00000C31" w14:textId="77777777" w:rsidR="00EC6469" w:rsidRDefault="00EC6469">
      <w:pPr>
        <w:widowControl w:val="0"/>
        <w:pBdr>
          <w:top w:val="nil"/>
          <w:left w:val="nil"/>
          <w:bottom w:val="nil"/>
          <w:right w:val="nil"/>
          <w:between w:val="nil"/>
        </w:pBdr>
        <w:ind w:left="0"/>
      </w:pPr>
    </w:p>
    <w:p w14:paraId="00000C32" w14:textId="77777777" w:rsidR="00EC6469" w:rsidRDefault="001D5FD2">
      <w:r>
        <w:t>How God — more than treatment — helped me as an alcoholic.</w:t>
      </w:r>
    </w:p>
    <w:p w14:paraId="00000C33" w14:textId="77777777" w:rsidR="00EC6469" w:rsidRDefault="00EC6469">
      <w:pPr>
        <w:widowControl w:val="0"/>
        <w:pBdr>
          <w:top w:val="nil"/>
          <w:left w:val="nil"/>
          <w:bottom w:val="nil"/>
          <w:right w:val="nil"/>
          <w:between w:val="nil"/>
        </w:pBdr>
        <w:ind w:left="0"/>
      </w:pPr>
    </w:p>
    <w:p w14:paraId="00000C34" w14:textId="77777777" w:rsidR="00EC6469" w:rsidRDefault="001D5FD2">
      <w:r>
        <w:t>[bbv-025]</w:t>
      </w:r>
    </w:p>
    <w:p w14:paraId="00000C35" w14:textId="77777777" w:rsidR="00EC6469" w:rsidRDefault="00EC6469">
      <w:pPr>
        <w:widowControl w:val="0"/>
        <w:pBdr>
          <w:top w:val="nil"/>
          <w:left w:val="nil"/>
          <w:bottom w:val="nil"/>
          <w:right w:val="nil"/>
          <w:between w:val="nil"/>
        </w:pBdr>
        <w:ind w:left="0"/>
      </w:pPr>
    </w:p>
    <w:p w14:paraId="00000C36" w14:textId="77777777" w:rsidR="00EC6469" w:rsidRDefault="001D5FD2">
      <w:r>
        <w:lastRenderedPageBreak/>
        <w:t>"Be alert and of sober mind. Your enemy the devil prowls around like a roaring lion looking for someone to devour."</w:t>
      </w:r>
    </w:p>
    <w:p w14:paraId="00000C37" w14:textId="77777777" w:rsidR="00EC6469" w:rsidRDefault="00EC6469">
      <w:pPr>
        <w:widowControl w:val="0"/>
        <w:pBdr>
          <w:top w:val="nil"/>
          <w:left w:val="nil"/>
          <w:bottom w:val="nil"/>
          <w:right w:val="nil"/>
          <w:between w:val="nil"/>
        </w:pBdr>
        <w:ind w:left="0"/>
      </w:pPr>
    </w:p>
    <w:p w14:paraId="00000C38" w14:textId="77777777" w:rsidR="00EC6469" w:rsidRDefault="001D5FD2">
      <w:r>
        <w:t>[bbv-026]</w:t>
      </w:r>
    </w:p>
    <w:p w14:paraId="00000C39" w14:textId="77777777" w:rsidR="00EC6469" w:rsidRDefault="00EC6469">
      <w:pPr>
        <w:widowControl w:val="0"/>
        <w:pBdr>
          <w:top w:val="nil"/>
          <w:left w:val="nil"/>
          <w:bottom w:val="nil"/>
          <w:right w:val="nil"/>
          <w:between w:val="nil"/>
        </w:pBdr>
        <w:ind w:left="0"/>
      </w:pPr>
    </w:p>
    <w:p w14:paraId="00000C3A" w14:textId="77777777" w:rsidR="00EC6469" w:rsidRDefault="001D5FD2">
      <w:r>
        <w:t>How has God changed you?</w:t>
      </w:r>
    </w:p>
    <w:p w14:paraId="00000C3B" w14:textId="77777777" w:rsidR="00EC6469" w:rsidRDefault="00EC6469">
      <w:pPr>
        <w:widowControl w:val="0"/>
        <w:pBdr>
          <w:top w:val="nil"/>
          <w:left w:val="nil"/>
          <w:bottom w:val="nil"/>
          <w:right w:val="nil"/>
          <w:between w:val="nil"/>
        </w:pBdr>
        <w:ind w:left="0"/>
      </w:pPr>
    </w:p>
    <w:p w14:paraId="00000C3C" w14:textId="77777777" w:rsidR="00EC6469" w:rsidRDefault="001D5FD2">
      <w:r>
        <w:t>[bbv-027]</w:t>
      </w:r>
    </w:p>
    <w:p w14:paraId="00000C3D" w14:textId="77777777" w:rsidR="00EC6469" w:rsidRDefault="00EC6469">
      <w:pPr>
        <w:widowControl w:val="0"/>
        <w:pBdr>
          <w:top w:val="nil"/>
          <w:left w:val="nil"/>
          <w:bottom w:val="nil"/>
          <w:right w:val="nil"/>
          <w:between w:val="nil"/>
        </w:pBdr>
        <w:ind w:left="0"/>
      </w:pPr>
    </w:p>
    <w:p w14:paraId="00000C3E" w14:textId="77777777" w:rsidR="00EC6469" w:rsidRDefault="001D5FD2">
      <w:r>
        <w:t>Oh my gosh. I was an alcoholic from the age of 10 until I was 38.</w:t>
      </w:r>
    </w:p>
    <w:p w14:paraId="00000C3F" w14:textId="77777777" w:rsidR="00EC6469" w:rsidRDefault="00EC6469">
      <w:pPr>
        <w:widowControl w:val="0"/>
        <w:pBdr>
          <w:top w:val="nil"/>
          <w:left w:val="nil"/>
          <w:bottom w:val="nil"/>
          <w:right w:val="nil"/>
          <w:between w:val="nil"/>
        </w:pBdr>
        <w:ind w:left="0"/>
      </w:pPr>
    </w:p>
    <w:p w14:paraId="00000C40" w14:textId="77777777" w:rsidR="00EC6469" w:rsidRDefault="001D5FD2">
      <w:r>
        <w:t>[bbv-028]</w:t>
      </w:r>
    </w:p>
    <w:p w14:paraId="00000C41" w14:textId="77777777" w:rsidR="00EC6469" w:rsidRDefault="00EC6469">
      <w:pPr>
        <w:widowControl w:val="0"/>
        <w:pBdr>
          <w:top w:val="nil"/>
          <w:left w:val="nil"/>
          <w:bottom w:val="nil"/>
          <w:right w:val="nil"/>
          <w:between w:val="nil"/>
        </w:pBdr>
        <w:ind w:left="0"/>
      </w:pPr>
    </w:p>
    <w:p w14:paraId="00000C42" w14:textId="77777777" w:rsidR="00EC6469" w:rsidRDefault="001D5FD2">
      <w:r>
        <w:t>I took my first drink at the age of 10, and I was off and running. I loved alcohol. Alcohol did for me what I couldn't do for myself — and that was to feel good about myself. It took away all those old messages about how stupid, how dumb I was. I used alcohol as a social lubricant. I used it to feel better about myself. And it worked for a long time.</w:t>
      </w:r>
    </w:p>
    <w:p w14:paraId="00000C43" w14:textId="77777777" w:rsidR="00EC6469" w:rsidRDefault="00EC6469">
      <w:pPr>
        <w:widowControl w:val="0"/>
        <w:pBdr>
          <w:top w:val="nil"/>
          <w:left w:val="nil"/>
          <w:bottom w:val="nil"/>
          <w:right w:val="nil"/>
          <w:between w:val="nil"/>
        </w:pBdr>
        <w:ind w:left="0"/>
      </w:pPr>
    </w:p>
    <w:p w14:paraId="00000C44" w14:textId="77777777" w:rsidR="00EC6469" w:rsidRDefault="001D5FD2">
      <w:r>
        <w:t>[bbv-029]</w:t>
      </w:r>
    </w:p>
    <w:p w14:paraId="00000C45" w14:textId="77777777" w:rsidR="00EC6469" w:rsidRDefault="00EC6469">
      <w:pPr>
        <w:widowControl w:val="0"/>
        <w:pBdr>
          <w:top w:val="nil"/>
          <w:left w:val="nil"/>
          <w:bottom w:val="nil"/>
          <w:right w:val="nil"/>
          <w:between w:val="nil"/>
        </w:pBdr>
        <w:ind w:left="0"/>
      </w:pPr>
    </w:p>
    <w:p w14:paraId="00000C46" w14:textId="77777777" w:rsidR="00EC6469" w:rsidRDefault="001D5FD2">
      <w:r>
        <w:t>And then it stopped working, because I became physically addicted. I could not stop. At the end of my drinking, when I picked up a drink, I never knew how long it was going to last, where I was going to end up, who I was going to end up with — and most of it was in blackout. And that's a pretty scary place to be.</w:t>
      </w:r>
    </w:p>
    <w:p w14:paraId="00000C47" w14:textId="77777777" w:rsidR="00EC6469" w:rsidRDefault="00EC6469">
      <w:pPr>
        <w:widowControl w:val="0"/>
        <w:pBdr>
          <w:top w:val="nil"/>
          <w:left w:val="nil"/>
          <w:bottom w:val="nil"/>
          <w:right w:val="nil"/>
          <w:between w:val="nil"/>
        </w:pBdr>
        <w:ind w:left="0"/>
      </w:pPr>
    </w:p>
    <w:p w14:paraId="00000C48" w14:textId="77777777" w:rsidR="00EC6469" w:rsidRDefault="001D5FD2">
      <w:r>
        <w:t>[bbv-030]</w:t>
      </w:r>
    </w:p>
    <w:p w14:paraId="00000C49" w14:textId="77777777" w:rsidR="00EC6469" w:rsidRDefault="00EC6469">
      <w:pPr>
        <w:widowControl w:val="0"/>
        <w:pBdr>
          <w:top w:val="nil"/>
          <w:left w:val="nil"/>
          <w:bottom w:val="nil"/>
          <w:right w:val="nil"/>
          <w:between w:val="nil"/>
        </w:pBdr>
        <w:ind w:left="0"/>
      </w:pPr>
    </w:p>
    <w:p w14:paraId="00000C4A" w14:textId="77777777" w:rsidR="00EC6469" w:rsidRDefault="001D5FD2">
      <w:r>
        <w:t>"It wasn't so much about treatment. It was about making that connection with God and knowing that He could heal my hurts — so I could be free from that, so I wouldn't have to use alcohol."</w:t>
      </w:r>
    </w:p>
    <w:p w14:paraId="00000C4B" w14:textId="77777777" w:rsidR="00EC6469" w:rsidRDefault="00EC6469">
      <w:pPr>
        <w:widowControl w:val="0"/>
        <w:pBdr>
          <w:top w:val="nil"/>
          <w:left w:val="nil"/>
          <w:bottom w:val="nil"/>
          <w:right w:val="nil"/>
          <w:between w:val="nil"/>
        </w:pBdr>
        <w:ind w:left="0"/>
      </w:pPr>
    </w:p>
    <w:p w14:paraId="00000C4C" w14:textId="77777777" w:rsidR="00EC6469" w:rsidRDefault="001D5FD2">
      <w:r>
        <w:t>[bbv-031]</w:t>
      </w:r>
    </w:p>
    <w:p w14:paraId="00000C4D" w14:textId="77777777" w:rsidR="00EC6469" w:rsidRDefault="00EC6469">
      <w:pPr>
        <w:widowControl w:val="0"/>
        <w:pBdr>
          <w:top w:val="nil"/>
          <w:left w:val="nil"/>
          <w:bottom w:val="nil"/>
          <w:right w:val="nil"/>
          <w:between w:val="nil"/>
        </w:pBdr>
        <w:ind w:left="0"/>
      </w:pPr>
    </w:p>
    <w:p w14:paraId="00000C4E" w14:textId="77777777" w:rsidR="00EC6469" w:rsidRDefault="001D5FD2">
      <w:r>
        <w:lastRenderedPageBreak/>
        <w:t>I knew at the end of my drinking that something had to change. And I got sobered up through a treatment center. But while I was in treatment, I did a Bible study called Lord, Heal My Hurts — because I knew I was hurting, and I knew I didn't want to use alcohol anymore to cover up all that shame and guilt.</w:t>
      </w:r>
    </w:p>
    <w:p w14:paraId="00000C4F" w14:textId="77777777" w:rsidR="00EC6469" w:rsidRDefault="00EC6469">
      <w:pPr>
        <w:widowControl w:val="0"/>
        <w:pBdr>
          <w:top w:val="nil"/>
          <w:left w:val="nil"/>
          <w:bottom w:val="nil"/>
          <w:right w:val="nil"/>
          <w:between w:val="nil"/>
        </w:pBdr>
        <w:ind w:left="0"/>
      </w:pPr>
    </w:p>
    <w:p w14:paraId="00000C50" w14:textId="77777777" w:rsidR="00EC6469" w:rsidRDefault="001D5FD2">
      <w:r>
        <w:t>[bbv-032]</w:t>
      </w:r>
    </w:p>
    <w:p w14:paraId="00000C51" w14:textId="77777777" w:rsidR="00EC6469" w:rsidRDefault="00EC6469">
      <w:pPr>
        <w:widowControl w:val="0"/>
        <w:pBdr>
          <w:top w:val="nil"/>
          <w:left w:val="nil"/>
          <w:bottom w:val="nil"/>
          <w:right w:val="nil"/>
          <w:between w:val="nil"/>
        </w:pBdr>
        <w:ind w:left="0"/>
      </w:pPr>
    </w:p>
    <w:p w14:paraId="00000C52" w14:textId="77777777" w:rsidR="00EC6469" w:rsidRDefault="001D5FD2">
      <w:r>
        <w:t>So I did that study, and that was the beginning of my change. It wasn't so much about treatment. It was about making that connection with God and knowing that He could heal my hurts, so I could be free from that, so I wouldn't have to use alcohol.</w:t>
      </w:r>
    </w:p>
    <w:p w14:paraId="00000C53" w14:textId="77777777" w:rsidR="00EC6469" w:rsidRDefault="00EC6469">
      <w:pPr>
        <w:widowControl w:val="0"/>
        <w:pBdr>
          <w:top w:val="nil"/>
          <w:left w:val="nil"/>
          <w:bottom w:val="nil"/>
          <w:right w:val="nil"/>
          <w:between w:val="nil"/>
        </w:pBdr>
        <w:ind w:left="0"/>
      </w:pPr>
    </w:p>
    <w:p w14:paraId="00000C54" w14:textId="77777777" w:rsidR="00EC6469" w:rsidRDefault="001D5FD2">
      <w:r>
        <w:t>[bbv-033]</w:t>
      </w:r>
    </w:p>
    <w:p w14:paraId="00000C55" w14:textId="77777777" w:rsidR="00EC6469" w:rsidRDefault="00EC6469">
      <w:pPr>
        <w:widowControl w:val="0"/>
        <w:pBdr>
          <w:top w:val="nil"/>
          <w:left w:val="nil"/>
          <w:bottom w:val="nil"/>
          <w:right w:val="nil"/>
          <w:between w:val="nil"/>
        </w:pBdr>
        <w:ind w:left="0"/>
      </w:pPr>
    </w:p>
    <w:p w14:paraId="00000C56" w14:textId="77777777" w:rsidR="00EC6469" w:rsidRDefault="001D5FD2">
      <w:r>
        <w:t>All my 28 years of being a drunk, I never stopped praying.</w:t>
      </w:r>
    </w:p>
    <w:p w14:paraId="00000C57" w14:textId="77777777" w:rsidR="00EC6469" w:rsidRDefault="00EC6469">
      <w:pPr>
        <w:widowControl w:val="0"/>
        <w:pBdr>
          <w:top w:val="nil"/>
          <w:left w:val="nil"/>
          <w:bottom w:val="nil"/>
          <w:right w:val="nil"/>
          <w:between w:val="nil"/>
        </w:pBdr>
        <w:ind w:left="0"/>
      </w:pPr>
    </w:p>
    <w:p w14:paraId="00000C58" w14:textId="77777777" w:rsidR="00EC6469" w:rsidRDefault="001D5FD2">
      <w:r>
        <w:t>[bbv-034]</w:t>
      </w:r>
    </w:p>
    <w:p w14:paraId="00000C59" w14:textId="77777777" w:rsidR="00EC6469" w:rsidRDefault="00EC6469">
      <w:pPr>
        <w:widowControl w:val="0"/>
        <w:pBdr>
          <w:top w:val="nil"/>
          <w:left w:val="nil"/>
          <w:bottom w:val="nil"/>
          <w:right w:val="nil"/>
          <w:between w:val="nil"/>
        </w:pBdr>
        <w:ind w:left="0"/>
      </w:pPr>
    </w:p>
    <w:p w14:paraId="00000C5A" w14:textId="77777777" w:rsidR="00EC6469" w:rsidRDefault="001D5FD2">
      <w:r>
        <w:t>"The Lord is near to all who call on him, to all who call on him in truth."</w:t>
      </w:r>
    </w:p>
    <w:p w14:paraId="00000C5B" w14:textId="77777777" w:rsidR="00EC6469" w:rsidRDefault="00EC6469">
      <w:pPr>
        <w:widowControl w:val="0"/>
        <w:pBdr>
          <w:top w:val="nil"/>
          <w:left w:val="nil"/>
          <w:bottom w:val="nil"/>
          <w:right w:val="nil"/>
          <w:between w:val="nil"/>
        </w:pBdr>
        <w:ind w:left="0"/>
      </w:pPr>
    </w:p>
    <w:p w14:paraId="00000C5C" w14:textId="77777777" w:rsidR="00EC6469" w:rsidRDefault="001D5FD2">
      <w:r>
        <w:t>[bbv-035]</w:t>
      </w:r>
    </w:p>
    <w:p w14:paraId="00000C5D" w14:textId="77777777" w:rsidR="00EC6469" w:rsidRDefault="00EC6469">
      <w:pPr>
        <w:widowControl w:val="0"/>
        <w:pBdr>
          <w:top w:val="nil"/>
          <w:left w:val="nil"/>
          <w:bottom w:val="nil"/>
          <w:right w:val="nil"/>
          <w:between w:val="nil"/>
        </w:pBdr>
        <w:ind w:left="0"/>
      </w:pPr>
    </w:p>
    <w:p w14:paraId="00000C5E" w14:textId="77777777" w:rsidR="00EC6469" w:rsidRDefault="001D5FD2">
      <w:r>
        <w:t>What words of encouragement do you have for someone who hasn't been in church for a while — maybe a new Christian, or someone who's been on the journey with Christ for a number of years?</w:t>
      </w:r>
    </w:p>
    <w:p w14:paraId="00000C5F" w14:textId="77777777" w:rsidR="00EC6469" w:rsidRDefault="00EC6469">
      <w:pPr>
        <w:widowControl w:val="0"/>
        <w:pBdr>
          <w:top w:val="nil"/>
          <w:left w:val="nil"/>
          <w:bottom w:val="nil"/>
          <w:right w:val="nil"/>
          <w:between w:val="nil"/>
        </w:pBdr>
        <w:ind w:left="0"/>
      </w:pPr>
    </w:p>
    <w:p w14:paraId="00000C60" w14:textId="77777777" w:rsidR="00EC6469" w:rsidRDefault="001D5FD2">
      <w:r>
        <w:t>[bbv-036]</w:t>
      </w:r>
    </w:p>
    <w:p w14:paraId="00000C61" w14:textId="77777777" w:rsidR="00EC6469" w:rsidRDefault="00EC6469">
      <w:pPr>
        <w:widowControl w:val="0"/>
        <w:pBdr>
          <w:top w:val="nil"/>
          <w:left w:val="nil"/>
          <w:bottom w:val="nil"/>
          <w:right w:val="nil"/>
          <w:between w:val="nil"/>
        </w:pBdr>
        <w:ind w:left="0"/>
      </w:pPr>
    </w:p>
    <w:p w14:paraId="00000C62" w14:textId="77777777" w:rsidR="00EC6469" w:rsidRDefault="001D5FD2">
      <w:r>
        <w:t>Never stop praying. All my 28 years of being a drunk, I never stopped praying.</w:t>
      </w:r>
    </w:p>
    <w:p w14:paraId="00000C63" w14:textId="77777777" w:rsidR="00EC6469" w:rsidRDefault="00EC6469">
      <w:pPr>
        <w:widowControl w:val="0"/>
        <w:pBdr>
          <w:top w:val="nil"/>
          <w:left w:val="nil"/>
          <w:bottom w:val="nil"/>
          <w:right w:val="nil"/>
          <w:between w:val="nil"/>
        </w:pBdr>
        <w:ind w:left="0"/>
      </w:pPr>
    </w:p>
    <w:p w14:paraId="00000C64" w14:textId="77777777" w:rsidR="00EC6469" w:rsidRDefault="001D5FD2">
      <w:r>
        <w:t>[bbv-037]</w:t>
      </w:r>
    </w:p>
    <w:p w14:paraId="00000C65" w14:textId="77777777" w:rsidR="00EC6469" w:rsidRDefault="00EC6469">
      <w:pPr>
        <w:widowControl w:val="0"/>
        <w:pBdr>
          <w:top w:val="nil"/>
          <w:left w:val="nil"/>
          <w:bottom w:val="nil"/>
          <w:right w:val="nil"/>
          <w:between w:val="nil"/>
        </w:pBdr>
        <w:ind w:left="0"/>
      </w:pPr>
    </w:p>
    <w:p w14:paraId="00000C66" w14:textId="77777777" w:rsidR="00EC6469" w:rsidRDefault="001D5FD2">
      <w:r>
        <w:lastRenderedPageBreak/>
        <w:t>I gave my heart to Jesus when I was like four or five years old. I remember that. And even though I did all the stuff that alcoholics do — a liar, a cheater, a thief, an adulterous woman — all those things I did. But I never stopped believing, and I never stopped praying.</w:t>
      </w:r>
    </w:p>
    <w:p w14:paraId="00000C67" w14:textId="77777777" w:rsidR="00EC6469" w:rsidRDefault="00EC6469">
      <w:pPr>
        <w:widowControl w:val="0"/>
        <w:pBdr>
          <w:top w:val="nil"/>
          <w:left w:val="nil"/>
          <w:bottom w:val="nil"/>
          <w:right w:val="nil"/>
          <w:between w:val="nil"/>
        </w:pBdr>
        <w:ind w:left="0"/>
      </w:pPr>
    </w:p>
    <w:p w14:paraId="00000C68" w14:textId="77777777" w:rsidR="00EC6469" w:rsidRDefault="001D5FD2">
      <w:r>
        <w:t>[bbv-038]</w:t>
      </w:r>
    </w:p>
    <w:p w14:paraId="00000C69" w14:textId="77777777" w:rsidR="00EC6469" w:rsidRDefault="00EC6469">
      <w:pPr>
        <w:widowControl w:val="0"/>
        <w:pBdr>
          <w:top w:val="nil"/>
          <w:left w:val="nil"/>
          <w:bottom w:val="nil"/>
          <w:right w:val="nil"/>
          <w:between w:val="nil"/>
        </w:pBdr>
        <w:ind w:left="0"/>
      </w:pPr>
    </w:p>
    <w:p w14:paraId="00000C6A" w14:textId="77777777" w:rsidR="00EC6469" w:rsidRDefault="001D5FD2">
      <w:r>
        <w:t>I know that it was God that brought me into my recovery. But I also know He allowed me to drink for those 28 years — because now I have 28 years of alcohol research. And I go back and I use all the years that I drank to speak to other people that are where I used to be. There is hope. You can, with the help of God, overcome those addictions and start walking in a new life.</w:t>
      </w:r>
    </w:p>
    <w:p w14:paraId="00000C6B" w14:textId="77777777" w:rsidR="00EC6469" w:rsidRDefault="00EC6469">
      <w:pPr>
        <w:widowControl w:val="0"/>
        <w:pBdr>
          <w:top w:val="nil"/>
          <w:left w:val="nil"/>
          <w:bottom w:val="nil"/>
          <w:right w:val="nil"/>
          <w:between w:val="nil"/>
        </w:pBdr>
        <w:ind w:left="0"/>
      </w:pPr>
    </w:p>
    <w:p w14:paraId="00000C6C" w14:textId="77777777" w:rsidR="00EC6469" w:rsidRDefault="001D5FD2">
      <w:r>
        <w:t>[bbv-039]</w:t>
      </w:r>
    </w:p>
    <w:p w14:paraId="00000C6D" w14:textId="77777777" w:rsidR="00EC6469" w:rsidRDefault="00EC6469">
      <w:pPr>
        <w:widowControl w:val="0"/>
        <w:pBdr>
          <w:top w:val="nil"/>
          <w:left w:val="nil"/>
          <w:bottom w:val="nil"/>
          <w:right w:val="nil"/>
          <w:between w:val="nil"/>
        </w:pBdr>
        <w:ind w:left="0"/>
      </w:pPr>
    </w:p>
    <w:p w14:paraId="00000C6E" w14:textId="77777777" w:rsidR="00EC6469" w:rsidRDefault="001D5FD2">
      <w:r>
        <w:t>It takes a lot of work, and it's not easy. And sometimes it's really painful. I don't suggest doing it alone. I stayed away from church for a long time — I had some harm done by church people. But just recently I'm going back. Not only to see what I can hear, but to see what I can bring to the fellowship.</w:t>
      </w:r>
    </w:p>
    <w:p w14:paraId="00000C6F" w14:textId="77777777" w:rsidR="00EC6469" w:rsidRDefault="00EC6469">
      <w:pPr>
        <w:widowControl w:val="0"/>
        <w:pBdr>
          <w:top w:val="nil"/>
          <w:left w:val="nil"/>
          <w:bottom w:val="nil"/>
          <w:right w:val="nil"/>
          <w:between w:val="nil"/>
        </w:pBdr>
        <w:ind w:left="0"/>
      </w:pPr>
    </w:p>
    <w:p w14:paraId="00000C70" w14:textId="77777777" w:rsidR="00EC6469" w:rsidRDefault="001D5FD2">
      <w:r>
        <w:t>[bbv-040]</w:t>
      </w:r>
    </w:p>
    <w:p w14:paraId="00000C71" w14:textId="77777777" w:rsidR="00EC6469" w:rsidRDefault="00EC6469">
      <w:pPr>
        <w:widowControl w:val="0"/>
        <w:pBdr>
          <w:top w:val="nil"/>
          <w:left w:val="nil"/>
          <w:bottom w:val="nil"/>
          <w:right w:val="nil"/>
          <w:between w:val="nil"/>
        </w:pBdr>
        <w:ind w:left="0"/>
      </w:pPr>
    </w:p>
    <w:p w14:paraId="00000C72" w14:textId="77777777" w:rsidR="00EC6469" w:rsidRDefault="001D5FD2">
      <w:r>
        <w:t>How to start a journey toward recovery.</w:t>
      </w:r>
    </w:p>
    <w:p w14:paraId="00000C73" w14:textId="77777777" w:rsidR="00EC6469" w:rsidRDefault="00EC6469">
      <w:pPr>
        <w:widowControl w:val="0"/>
        <w:pBdr>
          <w:top w:val="nil"/>
          <w:left w:val="nil"/>
          <w:bottom w:val="nil"/>
          <w:right w:val="nil"/>
          <w:between w:val="nil"/>
        </w:pBdr>
        <w:ind w:left="0"/>
      </w:pPr>
    </w:p>
    <w:p w14:paraId="00000C74" w14:textId="77777777" w:rsidR="00EC6469" w:rsidRDefault="001D5FD2">
      <w:r>
        <w:t>[bbv-041]</w:t>
      </w:r>
    </w:p>
    <w:p w14:paraId="00000C75" w14:textId="77777777" w:rsidR="00EC6469" w:rsidRDefault="00EC6469">
      <w:pPr>
        <w:widowControl w:val="0"/>
        <w:pBdr>
          <w:top w:val="nil"/>
          <w:left w:val="nil"/>
          <w:bottom w:val="nil"/>
          <w:right w:val="nil"/>
          <w:between w:val="nil"/>
        </w:pBdr>
        <w:ind w:left="0"/>
      </w:pPr>
    </w:p>
    <w:p w14:paraId="00000C76" w14:textId="77777777" w:rsidR="00EC6469" w:rsidRDefault="001D5FD2">
      <w:r>
        <w:t>"Two are better than one, because they have a good reward for their toil. For if they fall, one will lift up his fellow."</w:t>
      </w:r>
    </w:p>
    <w:p w14:paraId="00000C77" w14:textId="77777777" w:rsidR="00EC6469" w:rsidRDefault="00EC6469">
      <w:pPr>
        <w:widowControl w:val="0"/>
        <w:pBdr>
          <w:top w:val="nil"/>
          <w:left w:val="nil"/>
          <w:bottom w:val="nil"/>
          <w:right w:val="nil"/>
          <w:between w:val="nil"/>
        </w:pBdr>
        <w:ind w:left="0"/>
      </w:pPr>
    </w:p>
    <w:p w14:paraId="00000C78" w14:textId="77777777" w:rsidR="00EC6469" w:rsidRDefault="001D5FD2">
      <w:r>
        <w:t>[bbv-042]</w:t>
      </w:r>
    </w:p>
    <w:p w14:paraId="00000C79" w14:textId="77777777" w:rsidR="00EC6469" w:rsidRDefault="00EC6469">
      <w:pPr>
        <w:widowControl w:val="0"/>
        <w:pBdr>
          <w:top w:val="nil"/>
          <w:left w:val="nil"/>
          <w:bottom w:val="nil"/>
          <w:right w:val="nil"/>
          <w:between w:val="nil"/>
        </w:pBdr>
        <w:ind w:left="0"/>
      </w:pPr>
    </w:p>
    <w:p w14:paraId="00000C7A" w14:textId="77777777" w:rsidR="00EC6469" w:rsidRDefault="001D5FD2">
      <w:r>
        <w:t>What would you say to a person who knew you during the years that you drank — and now sees the new you?</w:t>
      </w:r>
    </w:p>
    <w:p w14:paraId="00000C7B" w14:textId="77777777" w:rsidR="00EC6469" w:rsidRDefault="00EC6469">
      <w:pPr>
        <w:widowControl w:val="0"/>
        <w:pBdr>
          <w:top w:val="nil"/>
          <w:left w:val="nil"/>
          <w:bottom w:val="nil"/>
          <w:right w:val="nil"/>
          <w:between w:val="nil"/>
        </w:pBdr>
        <w:ind w:left="0"/>
      </w:pPr>
    </w:p>
    <w:p w14:paraId="00000C7C" w14:textId="77777777" w:rsidR="00EC6469" w:rsidRDefault="001D5FD2">
      <w:r>
        <w:t>[bbv-043]</w:t>
      </w:r>
    </w:p>
    <w:p w14:paraId="00000C7D" w14:textId="77777777" w:rsidR="00EC6469" w:rsidRDefault="00EC6469">
      <w:pPr>
        <w:widowControl w:val="0"/>
        <w:pBdr>
          <w:top w:val="nil"/>
          <w:left w:val="nil"/>
          <w:bottom w:val="nil"/>
          <w:right w:val="nil"/>
          <w:between w:val="nil"/>
        </w:pBdr>
        <w:ind w:left="0"/>
      </w:pPr>
    </w:p>
    <w:p w14:paraId="00000C7E" w14:textId="77777777" w:rsidR="00EC6469" w:rsidRDefault="001D5FD2">
      <w:r>
        <w:t>I just read something recently. It said: If you knew me in my drinking days, I apologize. I'd like to reintroduce myself as a sober person.</w:t>
      </w:r>
    </w:p>
    <w:p w14:paraId="00000C7F" w14:textId="77777777" w:rsidR="00EC6469" w:rsidRDefault="00EC6469">
      <w:pPr>
        <w:widowControl w:val="0"/>
        <w:pBdr>
          <w:top w:val="nil"/>
          <w:left w:val="nil"/>
          <w:bottom w:val="nil"/>
          <w:right w:val="nil"/>
          <w:between w:val="nil"/>
        </w:pBdr>
        <w:ind w:left="0"/>
      </w:pPr>
    </w:p>
    <w:p w14:paraId="00000C80" w14:textId="77777777" w:rsidR="00EC6469" w:rsidRDefault="001D5FD2">
      <w:r>
        <w:t>[bbv-044]</w:t>
      </w:r>
    </w:p>
    <w:p w14:paraId="00000C81" w14:textId="77777777" w:rsidR="00EC6469" w:rsidRDefault="00EC6469">
      <w:pPr>
        <w:widowControl w:val="0"/>
        <w:pBdr>
          <w:top w:val="nil"/>
          <w:left w:val="nil"/>
          <w:bottom w:val="nil"/>
          <w:right w:val="nil"/>
          <w:between w:val="nil"/>
        </w:pBdr>
        <w:ind w:left="0"/>
      </w:pPr>
    </w:p>
    <w:p w14:paraId="00000C82" w14:textId="77777777" w:rsidR="00EC6469" w:rsidRDefault="001D5FD2">
      <w:r>
        <w:t>As we go through change, it takes our family and our friends a while to adjust. And a lot of times, family members or friends will try to sabotage our recovery. That's why it's really important to find people who are already on the journey — to hang with them.</w:t>
      </w:r>
    </w:p>
    <w:p w14:paraId="00000C83" w14:textId="77777777" w:rsidR="00EC6469" w:rsidRDefault="00EC6469">
      <w:pPr>
        <w:widowControl w:val="0"/>
        <w:pBdr>
          <w:top w:val="nil"/>
          <w:left w:val="nil"/>
          <w:bottom w:val="nil"/>
          <w:right w:val="nil"/>
          <w:between w:val="nil"/>
        </w:pBdr>
        <w:ind w:left="0"/>
      </w:pPr>
    </w:p>
    <w:p w14:paraId="00000C84" w14:textId="77777777" w:rsidR="00EC6469" w:rsidRDefault="001D5FD2">
      <w:r>
        <w:t>[bbv-045]</w:t>
      </w:r>
    </w:p>
    <w:p w14:paraId="00000C85" w14:textId="77777777" w:rsidR="00EC6469" w:rsidRDefault="00EC6469">
      <w:pPr>
        <w:widowControl w:val="0"/>
        <w:pBdr>
          <w:top w:val="nil"/>
          <w:left w:val="nil"/>
          <w:bottom w:val="nil"/>
          <w:right w:val="nil"/>
          <w:between w:val="nil"/>
        </w:pBdr>
        <w:ind w:left="0"/>
      </w:pPr>
    </w:p>
    <w:p w14:paraId="00000C86" w14:textId="77777777" w:rsidR="00EC6469" w:rsidRDefault="001D5FD2">
      <w:r>
        <w:t>They're strange at first. I never hung out with sober people in my drinking days. I always thought they were weird. But now I'm the weird person — and I've learned to love sober people and what they have to offer.</w:t>
      </w:r>
    </w:p>
    <w:p w14:paraId="00000C87" w14:textId="77777777" w:rsidR="00EC6469" w:rsidRDefault="00EC6469">
      <w:pPr>
        <w:widowControl w:val="0"/>
        <w:pBdr>
          <w:top w:val="nil"/>
          <w:left w:val="nil"/>
          <w:bottom w:val="nil"/>
          <w:right w:val="nil"/>
          <w:between w:val="nil"/>
        </w:pBdr>
        <w:ind w:left="0"/>
      </w:pPr>
    </w:p>
    <w:p w14:paraId="00000C88" w14:textId="77777777" w:rsidR="00EC6469" w:rsidRDefault="001D5FD2">
      <w:r>
        <w:t>[bbv-046]</w:t>
      </w:r>
    </w:p>
    <w:p w14:paraId="00000C89" w14:textId="77777777" w:rsidR="00EC6469" w:rsidRDefault="00EC6469">
      <w:pPr>
        <w:widowControl w:val="0"/>
        <w:pBdr>
          <w:top w:val="nil"/>
          <w:left w:val="nil"/>
          <w:bottom w:val="nil"/>
          <w:right w:val="nil"/>
          <w:between w:val="nil"/>
        </w:pBdr>
        <w:ind w:left="0"/>
      </w:pPr>
    </w:p>
    <w:p w14:paraId="00000C8A" w14:textId="77777777" w:rsidR="00EC6469" w:rsidRDefault="001D5FD2">
      <w:r>
        <w:t>"Don't be afraid. There's lots of scary stuff in the beginning. Hang on to those who have been on the journey."</w:t>
      </w:r>
    </w:p>
    <w:p w14:paraId="00000C8B" w14:textId="77777777" w:rsidR="00EC6469" w:rsidRDefault="00EC6469">
      <w:pPr>
        <w:widowControl w:val="0"/>
        <w:pBdr>
          <w:top w:val="nil"/>
          <w:left w:val="nil"/>
          <w:bottom w:val="nil"/>
          <w:right w:val="nil"/>
          <w:between w:val="nil"/>
        </w:pBdr>
        <w:ind w:left="0"/>
      </w:pPr>
    </w:p>
    <w:p w14:paraId="00000C8C" w14:textId="77777777" w:rsidR="00EC6469" w:rsidRDefault="001D5FD2">
      <w:pPr>
        <w:pStyle w:val="Heading3"/>
      </w:pPr>
      <w:bookmarkStart w:id="434" w:name="_2mcvj6zbcmm8" w:colFirst="0" w:colLast="0"/>
      <w:bookmarkEnd w:id="434"/>
      <w:r>
        <w:t>Sidebar — Aside</w:t>
      </w:r>
    </w:p>
    <w:p w14:paraId="00000C8D" w14:textId="77777777" w:rsidR="00EC6469" w:rsidRDefault="001D5FD2">
      <w:r>
        <w:t>[bbv-047]</w:t>
      </w:r>
    </w:p>
    <w:p w14:paraId="00000C8E" w14:textId="77777777" w:rsidR="00EC6469" w:rsidRDefault="00EC6469">
      <w:pPr>
        <w:widowControl w:val="0"/>
        <w:pBdr>
          <w:top w:val="nil"/>
          <w:left w:val="nil"/>
          <w:bottom w:val="nil"/>
          <w:right w:val="nil"/>
          <w:between w:val="nil"/>
        </w:pBdr>
        <w:ind w:left="0"/>
      </w:pPr>
    </w:p>
    <w:p w14:paraId="00000C8F" w14:textId="77777777" w:rsidR="00EC6469" w:rsidRDefault="001D5FD2">
      <w:r>
        <w:t>Yupik Name</w:t>
      </w:r>
    </w:p>
    <w:p w14:paraId="00000C90" w14:textId="77777777" w:rsidR="00EC6469" w:rsidRDefault="00EC6469">
      <w:pPr>
        <w:widowControl w:val="0"/>
        <w:pBdr>
          <w:top w:val="nil"/>
          <w:left w:val="nil"/>
          <w:bottom w:val="nil"/>
          <w:right w:val="nil"/>
          <w:between w:val="nil"/>
        </w:pBdr>
        <w:ind w:left="0"/>
      </w:pPr>
    </w:p>
    <w:p w14:paraId="00000C91" w14:textId="77777777" w:rsidR="00EC6469" w:rsidRDefault="001D5FD2">
      <w:r>
        <w:t>[bbv-048]</w:t>
      </w:r>
    </w:p>
    <w:p w14:paraId="00000C92" w14:textId="77777777" w:rsidR="00EC6469" w:rsidRDefault="00EC6469">
      <w:pPr>
        <w:widowControl w:val="0"/>
        <w:pBdr>
          <w:top w:val="nil"/>
          <w:left w:val="nil"/>
          <w:bottom w:val="nil"/>
          <w:right w:val="nil"/>
          <w:between w:val="nil"/>
        </w:pBdr>
        <w:ind w:left="0"/>
      </w:pPr>
    </w:p>
    <w:p w14:paraId="00000C93" w14:textId="77777777" w:rsidR="00EC6469" w:rsidRDefault="001D5FD2">
      <w:r>
        <w:t>Beverly's Yupik name was given to her when she began her journey of recovery — 27 years ago.</w:t>
      </w:r>
    </w:p>
    <w:p w14:paraId="00000C94" w14:textId="77777777" w:rsidR="00EC6469" w:rsidRDefault="00EC6469">
      <w:pPr>
        <w:widowControl w:val="0"/>
        <w:pBdr>
          <w:top w:val="nil"/>
          <w:left w:val="nil"/>
          <w:bottom w:val="nil"/>
          <w:right w:val="nil"/>
          <w:between w:val="nil"/>
        </w:pBdr>
        <w:ind w:left="0"/>
      </w:pPr>
    </w:p>
    <w:p w14:paraId="00000C95" w14:textId="77777777" w:rsidR="00EC6469" w:rsidRDefault="001D5FD2">
      <w:r>
        <w:lastRenderedPageBreak/>
        <w:t>[bbv-049]</w:t>
      </w:r>
    </w:p>
    <w:p w14:paraId="00000C96" w14:textId="77777777" w:rsidR="00EC6469" w:rsidRDefault="00EC6469">
      <w:pPr>
        <w:widowControl w:val="0"/>
        <w:pBdr>
          <w:top w:val="nil"/>
          <w:left w:val="nil"/>
          <w:bottom w:val="nil"/>
          <w:right w:val="nil"/>
          <w:between w:val="nil"/>
        </w:pBdr>
        <w:ind w:left="0"/>
      </w:pPr>
    </w:p>
    <w:p w14:paraId="00000C97" w14:textId="77777777" w:rsidR="00EC6469" w:rsidRDefault="001D5FD2">
      <w:r>
        <w:t>Scripture in This Story</w:t>
      </w:r>
    </w:p>
    <w:p w14:paraId="00000C98" w14:textId="77777777" w:rsidR="00EC6469" w:rsidRDefault="00EC6469">
      <w:pPr>
        <w:widowControl w:val="0"/>
        <w:pBdr>
          <w:top w:val="nil"/>
          <w:left w:val="nil"/>
          <w:bottom w:val="nil"/>
          <w:right w:val="nil"/>
          <w:between w:val="nil"/>
        </w:pBdr>
        <w:ind w:left="0"/>
      </w:pPr>
    </w:p>
    <w:p w14:paraId="00000C99" w14:textId="77777777" w:rsidR="00EC6469" w:rsidRDefault="001D5FD2">
      <w:r>
        <w:t>[bbv-050]</w:t>
      </w:r>
    </w:p>
    <w:p w14:paraId="00000C9A" w14:textId="77777777" w:rsidR="00EC6469" w:rsidRDefault="00EC6469">
      <w:pPr>
        <w:widowControl w:val="0"/>
        <w:pBdr>
          <w:top w:val="nil"/>
          <w:left w:val="nil"/>
          <w:bottom w:val="nil"/>
          <w:right w:val="nil"/>
          <w:between w:val="nil"/>
        </w:pBdr>
        <w:ind w:left="0"/>
      </w:pPr>
    </w:p>
    <w:p w14:paraId="00000C9B" w14:textId="77777777" w:rsidR="00EC6469" w:rsidRDefault="001D5FD2">
      <w:r>
        <w:t>About This Interview</w:t>
      </w:r>
    </w:p>
    <w:p w14:paraId="00000C9C" w14:textId="77777777" w:rsidR="00EC6469" w:rsidRDefault="00EC6469">
      <w:pPr>
        <w:widowControl w:val="0"/>
        <w:pBdr>
          <w:top w:val="nil"/>
          <w:left w:val="nil"/>
          <w:bottom w:val="nil"/>
          <w:right w:val="nil"/>
          <w:between w:val="nil"/>
        </w:pBdr>
        <w:ind w:left="0"/>
      </w:pPr>
    </w:p>
    <w:p w14:paraId="00000C9D" w14:textId="77777777" w:rsidR="00EC6469" w:rsidRDefault="001D5FD2">
      <w:r>
        <w:t>[bbv-051]</w:t>
      </w:r>
    </w:p>
    <w:p w14:paraId="00000C9E" w14:textId="77777777" w:rsidR="00EC6469" w:rsidRDefault="00EC6469">
      <w:pPr>
        <w:widowControl w:val="0"/>
        <w:pBdr>
          <w:top w:val="nil"/>
          <w:left w:val="nil"/>
          <w:bottom w:val="nil"/>
          <w:right w:val="nil"/>
          <w:between w:val="nil"/>
        </w:pBdr>
        <w:ind w:left="0"/>
      </w:pPr>
    </w:p>
    <w:p w14:paraId="00000C9F" w14:textId="77777777" w:rsidR="00EC6469" w:rsidRDefault="001D5FD2">
      <w:r>
        <w:t>Bev's story was recorded as part of LIM's ongoing effort to share the real voices of Native people finding healing and identity in Christ.</w:t>
      </w:r>
    </w:p>
    <w:p w14:paraId="00000CA0" w14:textId="77777777" w:rsidR="00EC6469" w:rsidRDefault="00EC6469">
      <w:pPr>
        <w:widowControl w:val="0"/>
        <w:pBdr>
          <w:top w:val="nil"/>
          <w:left w:val="nil"/>
          <w:bottom w:val="nil"/>
          <w:right w:val="nil"/>
          <w:between w:val="nil"/>
        </w:pBdr>
        <w:ind w:left="0"/>
      </w:pPr>
    </w:p>
    <w:p w14:paraId="00000CA1" w14:textId="77777777" w:rsidR="00EC6469" w:rsidRDefault="001D5FD2">
      <w:r>
        <w:t>[bbv-052]</w:t>
      </w:r>
    </w:p>
    <w:p w14:paraId="00000CA2" w14:textId="77777777" w:rsidR="00EC6469" w:rsidRDefault="00EC6469">
      <w:pPr>
        <w:widowControl w:val="0"/>
        <w:pBdr>
          <w:top w:val="nil"/>
          <w:left w:val="nil"/>
          <w:bottom w:val="nil"/>
          <w:right w:val="nil"/>
          <w:between w:val="nil"/>
        </w:pBdr>
        <w:ind w:left="0"/>
      </w:pPr>
    </w:p>
    <w:p w14:paraId="00000CA3" w14:textId="77777777" w:rsidR="00EC6469" w:rsidRDefault="001D5FD2">
      <w:r>
        <w:t>Interview by Robert Heffle, LIM Executive Director. Written by Gary Ricke.</w:t>
      </w:r>
    </w:p>
    <w:p w14:paraId="00000CA4" w14:textId="77777777" w:rsidR="00EC6469" w:rsidRDefault="00EC6469">
      <w:pPr>
        <w:widowControl w:val="0"/>
        <w:pBdr>
          <w:top w:val="nil"/>
          <w:left w:val="nil"/>
          <w:bottom w:val="nil"/>
          <w:right w:val="nil"/>
          <w:between w:val="nil"/>
        </w:pBdr>
        <w:ind w:left="0"/>
      </w:pPr>
    </w:p>
    <w:p w14:paraId="00000CA5" w14:textId="77777777" w:rsidR="00EC6469" w:rsidRDefault="001D5FD2">
      <w:pPr>
        <w:pStyle w:val="Heading3"/>
      </w:pPr>
      <w:bookmarkStart w:id="435" w:name="_xzcyfmttrw2a" w:colFirst="0" w:colLast="0"/>
      <w:bookmarkEnd w:id="435"/>
      <w:r>
        <w:t>Healing Groups</w:t>
      </w:r>
    </w:p>
    <w:p w14:paraId="00000CA6" w14:textId="77777777" w:rsidR="00EC6469" w:rsidRDefault="001D5FD2">
      <w:r>
        <w:t>[bbv-053]</w:t>
      </w:r>
    </w:p>
    <w:p w14:paraId="00000CA7" w14:textId="77777777" w:rsidR="00EC6469" w:rsidRDefault="00EC6469">
      <w:pPr>
        <w:widowControl w:val="0"/>
        <w:pBdr>
          <w:top w:val="nil"/>
          <w:left w:val="nil"/>
          <w:bottom w:val="nil"/>
          <w:right w:val="nil"/>
          <w:between w:val="nil"/>
        </w:pBdr>
        <w:ind w:left="0"/>
      </w:pPr>
    </w:p>
    <w:p w14:paraId="00000CA8" w14:textId="77777777" w:rsidR="00EC6469" w:rsidRDefault="001D5FD2">
      <w:r>
        <w:t>You don't have to carry this alone.</w:t>
      </w:r>
    </w:p>
    <w:p w14:paraId="00000CA9" w14:textId="77777777" w:rsidR="00EC6469" w:rsidRDefault="00EC6469">
      <w:pPr>
        <w:widowControl w:val="0"/>
        <w:pBdr>
          <w:top w:val="nil"/>
          <w:left w:val="nil"/>
          <w:bottom w:val="nil"/>
          <w:right w:val="nil"/>
          <w:between w:val="nil"/>
        </w:pBdr>
        <w:ind w:left="0"/>
      </w:pPr>
    </w:p>
    <w:p w14:paraId="00000CAA" w14:textId="77777777" w:rsidR="00EC6469" w:rsidRDefault="001D5FD2">
      <w:r>
        <w:t>[bbv-054]</w:t>
      </w:r>
    </w:p>
    <w:p w14:paraId="00000CAB" w14:textId="77777777" w:rsidR="00EC6469" w:rsidRDefault="00EC6469">
      <w:pPr>
        <w:widowControl w:val="0"/>
        <w:pBdr>
          <w:top w:val="nil"/>
          <w:left w:val="nil"/>
          <w:bottom w:val="nil"/>
          <w:right w:val="nil"/>
          <w:between w:val="nil"/>
        </w:pBdr>
        <w:ind w:left="0"/>
      </w:pPr>
    </w:p>
    <w:p w14:paraId="00000CAC" w14:textId="77777777" w:rsidR="00EC6469" w:rsidRDefault="001D5FD2">
      <w:r>
        <w:t>Bev found her way through scripture, prayer, and a community of people who had been on the journey. That's exactly what our Healing the Wounds of Trauma groups offer — a safe, scripture-rooted space where Native people can be honest about the weight they carry, and find real help.</w:t>
      </w:r>
    </w:p>
    <w:p w14:paraId="00000CAD" w14:textId="77777777" w:rsidR="00EC6469" w:rsidRDefault="00EC6469">
      <w:pPr>
        <w:widowControl w:val="0"/>
        <w:pBdr>
          <w:top w:val="nil"/>
          <w:left w:val="nil"/>
          <w:bottom w:val="nil"/>
          <w:right w:val="nil"/>
          <w:between w:val="nil"/>
        </w:pBdr>
        <w:ind w:left="0"/>
      </w:pPr>
    </w:p>
    <w:p w14:paraId="00000CAE" w14:textId="77777777" w:rsidR="00EC6469" w:rsidRDefault="001D5FD2">
      <w:r>
        <w:t>[bbv-055]</w:t>
      </w:r>
    </w:p>
    <w:p w14:paraId="00000CAF" w14:textId="77777777" w:rsidR="00EC6469" w:rsidRDefault="00EC6469">
      <w:pPr>
        <w:widowControl w:val="0"/>
        <w:pBdr>
          <w:top w:val="nil"/>
          <w:left w:val="nil"/>
          <w:bottom w:val="nil"/>
          <w:right w:val="nil"/>
          <w:between w:val="nil"/>
        </w:pBdr>
        <w:ind w:left="0"/>
      </w:pPr>
    </w:p>
    <w:p w14:paraId="00000CB0" w14:textId="77777777" w:rsidR="00EC6469" w:rsidRDefault="001D5FD2">
      <w:r>
        <w:t>Find a Healing Group →</w:t>
      </w:r>
    </w:p>
    <w:p w14:paraId="00000CB1" w14:textId="77777777" w:rsidR="00EC6469" w:rsidRDefault="00EC6469">
      <w:pPr>
        <w:widowControl w:val="0"/>
        <w:pBdr>
          <w:top w:val="nil"/>
          <w:left w:val="nil"/>
          <w:bottom w:val="nil"/>
          <w:right w:val="nil"/>
          <w:between w:val="nil"/>
        </w:pBdr>
        <w:ind w:left="0"/>
      </w:pPr>
    </w:p>
    <w:p w14:paraId="00000CB2" w14:textId="77777777" w:rsidR="00EC6469" w:rsidRDefault="001D5FD2">
      <w:r>
        <w:lastRenderedPageBreak/>
        <w:t>[bbv-056]</w:t>
      </w:r>
    </w:p>
    <w:p w14:paraId="00000CB3" w14:textId="77777777" w:rsidR="00EC6469" w:rsidRDefault="00EC6469">
      <w:pPr>
        <w:widowControl w:val="0"/>
        <w:pBdr>
          <w:top w:val="nil"/>
          <w:left w:val="nil"/>
          <w:bottom w:val="nil"/>
          <w:right w:val="nil"/>
          <w:between w:val="nil"/>
        </w:pBdr>
        <w:ind w:left="0"/>
      </w:pPr>
    </w:p>
    <w:p w14:paraId="00000CB4" w14:textId="77777777" w:rsidR="00EC6469" w:rsidRDefault="001D5FD2">
      <w:r>
        <w:t>Learn More</w:t>
      </w:r>
    </w:p>
    <w:p w14:paraId="00000CB5" w14:textId="77777777" w:rsidR="00EC6469" w:rsidRDefault="00EC6469">
      <w:pPr>
        <w:widowControl w:val="0"/>
        <w:pBdr>
          <w:top w:val="nil"/>
          <w:left w:val="nil"/>
          <w:bottom w:val="nil"/>
          <w:right w:val="nil"/>
          <w:between w:val="nil"/>
        </w:pBdr>
        <w:ind w:left="0"/>
      </w:pPr>
    </w:p>
    <w:p w14:paraId="00000CB6" w14:textId="77777777" w:rsidR="00EC6469" w:rsidRDefault="001D5FD2">
      <w:r>
        <w:t>[bbv-057]</w:t>
      </w:r>
    </w:p>
    <w:p w14:paraId="00000CB7" w14:textId="77777777" w:rsidR="00EC6469" w:rsidRDefault="00EC6469">
      <w:pPr>
        <w:widowControl w:val="0"/>
        <w:pBdr>
          <w:top w:val="nil"/>
          <w:left w:val="nil"/>
          <w:bottom w:val="nil"/>
          <w:right w:val="nil"/>
          <w:between w:val="nil"/>
        </w:pBdr>
        <w:ind w:left="0"/>
      </w:pPr>
    </w:p>
    <w:p w14:paraId="00000CB8" w14:textId="77777777" w:rsidR="00EC6469" w:rsidRDefault="001D5FD2">
      <w:r>
        <w:t>"Can you imagine what it would be like if all our communities could be that helper to one another — scripture-rooted, safe, not judging, not forcing? Just coming from that place of love and grace. That is what this is."</w:t>
      </w:r>
    </w:p>
    <w:p w14:paraId="00000CB9" w14:textId="77777777" w:rsidR="00EC6469" w:rsidRDefault="00EC6469">
      <w:pPr>
        <w:widowControl w:val="0"/>
        <w:pBdr>
          <w:top w:val="nil"/>
          <w:left w:val="nil"/>
          <w:bottom w:val="nil"/>
          <w:right w:val="nil"/>
          <w:between w:val="nil"/>
        </w:pBdr>
        <w:ind w:left="0"/>
      </w:pPr>
    </w:p>
    <w:p w14:paraId="00000CBA" w14:textId="77777777" w:rsidR="00EC6469" w:rsidRDefault="001D5FD2">
      <w:pPr>
        <w:pStyle w:val="Heading3"/>
      </w:pPr>
      <w:bookmarkStart w:id="436" w:name="_o5ycf3i8zbwy" w:colFirst="0" w:colLast="0"/>
      <w:bookmarkEnd w:id="436"/>
      <w:r>
        <w:t>Footer — Footer</w:t>
      </w:r>
    </w:p>
    <w:p w14:paraId="00000CBB" w14:textId="77777777" w:rsidR="00EC6469" w:rsidRDefault="001D5FD2">
      <w:r>
        <w:t>[bbv-058]</w:t>
      </w:r>
    </w:p>
    <w:p w14:paraId="00000CBC" w14:textId="77777777" w:rsidR="00EC6469" w:rsidRDefault="00EC6469">
      <w:pPr>
        <w:widowControl w:val="0"/>
        <w:pBdr>
          <w:top w:val="nil"/>
          <w:left w:val="nil"/>
          <w:bottom w:val="nil"/>
          <w:right w:val="nil"/>
          <w:between w:val="nil"/>
        </w:pBdr>
        <w:ind w:left="0"/>
      </w:pPr>
    </w:p>
    <w:p w14:paraId="00000CBD" w14:textId="77777777" w:rsidR="00EC6469" w:rsidRDefault="001D5FD2">
      <w:r>
        <w:t>© 2026 Lutheran Indian Ministries · All rights reserved</w:t>
      </w:r>
    </w:p>
    <w:p w14:paraId="00000CBE" w14:textId="77777777" w:rsidR="00EC6469" w:rsidRDefault="00EC6469">
      <w:pPr>
        <w:widowControl w:val="0"/>
        <w:pBdr>
          <w:top w:val="nil"/>
          <w:left w:val="nil"/>
          <w:bottom w:val="nil"/>
          <w:right w:val="nil"/>
          <w:between w:val="nil"/>
        </w:pBdr>
        <w:ind w:left="0"/>
      </w:pPr>
    </w:p>
    <w:p w14:paraId="00000CBF" w14:textId="77777777" w:rsidR="00EC6469" w:rsidRDefault="00000000">
      <w:r>
        <w:pict w14:anchorId="7DF470FB">
          <v:rect id="_x0000_i1032" style="width:0;height:1.5pt" o:hralign="center" o:hrstd="t" o:hr="t" fillcolor="#a0a0a0" stroked="f"/>
        </w:pict>
      </w:r>
    </w:p>
    <w:p w14:paraId="00000CC0" w14:textId="77777777" w:rsidR="00EC6469" w:rsidRDefault="00EC6469">
      <w:pPr>
        <w:widowControl w:val="0"/>
        <w:pBdr>
          <w:top w:val="nil"/>
          <w:left w:val="nil"/>
          <w:bottom w:val="nil"/>
          <w:right w:val="nil"/>
          <w:between w:val="nil"/>
        </w:pBdr>
        <w:ind w:left="0"/>
      </w:pPr>
    </w:p>
    <w:p w14:paraId="00000CC1" w14:textId="77777777" w:rsidR="00EC6469" w:rsidRDefault="001D5FD2">
      <w:pPr>
        <w:pStyle w:val="Heading2"/>
      </w:pPr>
      <w:bookmarkStart w:id="437" w:name="_tie98bwvnbub" w:colFirst="0" w:colLast="0"/>
      <w:bookmarkEnd w:id="437"/>
      <w:r>
        <w:t>Blog: Military Healing Group (March 2026)</w:t>
      </w:r>
    </w:p>
    <w:p w14:paraId="00000CC2" w14:textId="77777777" w:rsidR="00EC6469" w:rsidRDefault="001D5FD2">
      <w:pPr>
        <w:pStyle w:val="Heading3"/>
      </w:pPr>
      <w:bookmarkStart w:id="438" w:name="_nf77j213i7id" w:colFirst="0" w:colLast="0"/>
      <w:bookmarkEnd w:id="438"/>
      <w:r>
        <w:t>SEO &amp; Browser</w:t>
      </w:r>
    </w:p>
    <w:p w14:paraId="00000CC3" w14:textId="77777777" w:rsidR="00EC6469" w:rsidRDefault="001D5FD2">
      <w:r>
        <w:t>[</w:t>
      </w:r>
      <w:proofErr w:type="spellStart"/>
      <w:r>
        <w:t>bmm</w:t>
      </w:r>
      <w:proofErr w:type="spellEnd"/>
      <w:r>
        <w:t>-meta-title]</w:t>
      </w:r>
    </w:p>
    <w:p w14:paraId="00000CC4" w14:textId="77777777" w:rsidR="00EC6469" w:rsidRDefault="00EC6469">
      <w:pPr>
        <w:widowControl w:val="0"/>
        <w:pBdr>
          <w:top w:val="nil"/>
          <w:left w:val="nil"/>
          <w:bottom w:val="nil"/>
          <w:right w:val="nil"/>
          <w:between w:val="nil"/>
        </w:pBdr>
        <w:ind w:left="0"/>
      </w:pPr>
    </w:p>
    <w:p w14:paraId="00000CC5" w14:textId="77777777" w:rsidR="00EC6469" w:rsidRDefault="001D5FD2">
      <w:r>
        <w:t>Session Feedback — Healing the Wounds of Trauma · LIM</w:t>
      </w:r>
    </w:p>
    <w:p w14:paraId="00000CC6" w14:textId="77777777" w:rsidR="00EC6469" w:rsidRDefault="00EC6469">
      <w:pPr>
        <w:widowControl w:val="0"/>
        <w:pBdr>
          <w:top w:val="nil"/>
          <w:left w:val="nil"/>
          <w:bottom w:val="nil"/>
          <w:right w:val="nil"/>
          <w:between w:val="nil"/>
        </w:pBdr>
        <w:ind w:left="0"/>
      </w:pPr>
    </w:p>
    <w:p w14:paraId="00000CC7" w14:textId="77777777" w:rsidR="00EC6469" w:rsidRDefault="001D5FD2">
      <w:pPr>
        <w:pStyle w:val="Heading3"/>
      </w:pPr>
      <w:bookmarkStart w:id="439" w:name="_4bgf384s0ml8" w:colFirst="0" w:colLast="0"/>
      <w:bookmarkEnd w:id="439"/>
      <w:r>
        <w:t>Hero</w:t>
      </w:r>
    </w:p>
    <w:p w14:paraId="00000CC8" w14:textId="77777777" w:rsidR="00EC6469" w:rsidRDefault="001D5FD2">
      <w:r>
        <w:t>[bmm-001]</w:t>
      </w:r>
    </w:p>
    <w:p w14:paraId="00000CC9" w14:textId="77777777" w:rsidR="00EC6469" w:rsidRDefault="00EC6469">
      <w:pPr>
        <w:widowControl w:val="0"/>
        <w:pBdr>
          <w:top w:val="nil"/>
          <w:left w:val="nil"/>
          <w:bottom w:val="nil"/>
          <w:right w:val="nil"/>
          <w:between w:val="nil"/>
        </w:pBdr>
        <w:ind w:left="0"/>
      </w:pPr>
    </w:p>
    <w:p w14:paraId="00000CCA" w14:textId="77777777" w:rsidR="00EC6469" w:rsidRDefault="001D5FD2">
      <w:r>
        <w:t>March 20, 2026 · Fort Wainwright, Fairbanks, AK</w:t>
      </w:r>
    </w:p>
    <w:p w14:paraId="00000CCB" w14:textId="77777777" w:rsidR="00EC6469" w:rsidRDefault="00EC6469">
      <w:pPr>
        <w:widowControl w:val="0"/>
        <w:pBdr>
          <w:top w:val="nil"/>
          <w:left w:val="nil"/>
          <w:bottom w:val="nil"/>
          <w:right w:val="nil"/>
          <w:between w:val="nil"/>
        </w:pBdr>
        <w:ind w:left="0"/>
      </w:pPr>
    </w:p>
    <w:p w14:paraId="00000CCC" w14:textId="77777777" w:rsidR="00EC6469" w:rsidRDefault="001D5FD2">
      <w:r>
        <w:t>[bmm-002]</w:t>
      </w:r>
    </w:p>
    <w:p w14:paraId="00000CCD" w14:textId="77777777" w:rsidR="00EC6469" w:rsidRDefault="00EC6469">
      <w:pPr>
        <w:widowControl w:val="0"/>
        <w:pBdr>
          <w:top w:val="nil"/>
          <w:left w:val="nil"/>
          <w:bottom w:val="nil"/>
          <w:right w:val="nil"/>
          <w:between w:val="nil"/>
        </w:pBdr>
        <w:ind w:left="0"/>
      </w:pPr>
    </w:p>
    <w:p w14:paraId="00000CCE" w14:textId="77777777" w:rsidR="00EC6469" w:rsidRDefault="001D5FD2">
      <w:r>
        <w:t>When Healing Becomes Real</w:t>
      </w:r>
    </w:p>
    <w:p w14:paraId="00000CCF" w14:textId="77777777" w:rsidR="00EC6469" w:rsidRDefault="00EC6469">
      <w:pPr>
        <w:widowControl w:val="0"/>
        <w:pBdr>
          <w:top w:val="nil"/>
          <w:left w:val="nil"/>
          <w:bottom w:val="nil"/>
          <w:right w:val="nil"/>
          <w:between w:val="nil"/>
        </w:pBdr>
        <w:ind w:left="0"/>
      </w:pPr>
    </w:p>
    <w:p w14:paraId="00000CD0" w14:textId="77777777" w:rsidR="00EC6469" w:rsidRDefault="001D5FD2">
      <w:r>
        <w:t>[bmm-003]</w:t>
      </w:r>
    </w:p>
    <w:p w14:paraId="00000CD1" w14:textId="77777777" w:rsidR="00EC6469" w:rsidRDefault="00EC6469">
      <w:pPr>
        <w:widowControl w:val="0"/>
        <w:pBdr>
          <w:top w:val="nil"/>
          <w:left w:val="nil"/>
          <w:bottom w:val="nil"/>
          <w:right w:val="nil"/>
          <w:between w:val="nil"/>
        </w:pBdr>
        <w:ind w:left="0"/>
      </w:pPr>
    </w:p>
    <w:p w14:paraId="00000CD2" w14:textId="77777777" w:rsidR="00EC6469" w:rsidRDefault="001D5FD2">
      <w:r>
        <w:t>Four soldiers shared what happened inside — in their own words.</w:t>
      </w:r>
    </w:p>
    <w:p w14:paraId="00000CD3" w14:textId="77777777" w:rsidR="00EC6469" w:rsidRDefault="00EC6469">
      <w:pPr>
        <w:widowControl w:val="0"/>
        <w:pBdr>
          <w:top w:val="nil"/>
          <w:left w:val="nil"/>
          <w:bottom w:val="nil"/>
          <w:right w:val="nil"/>
          <w:between w:val="nil"/>
        </w:pBdr>
        <w:ind w:left="0"/>
      </w:pPr>
    </w:p>
    <w:p w14:paraId="00000CD4" w14:textId="77777777" w:rsidR="00EC6469" w:rsidRDefault="001D5FD2">
      <w:pPr>
        <w:pStyle w:val="Heading3"/>
      </w:pPr>
      <w:bookmarkStart w:id="440" w:name="_eokwi7xowxad" w:colFirst="0" w:colLast="0"/>
      <w:bookmarkEnd w:id="440"/>
      <w:r>
        <w:t>Audio</w:t>
      </w:r>
    </w:p>
    <w:p w14:paraId="00000CD5" w14:textId="77777777" w:rsidR="00EC6469" w:rsidRDefault="001D5FD2">
      <w:r>
        <w:t>[bmm-004]</w:t>
      </w:r>
    </w:p>
    <w:p w14:paraId="00000CD6" w14:textId="77777777" w:rsidR="00EC6469" w:rsidRDefault="00EC6469">
      <w:pPr>
        <w:widowControl w:val="0"/>
        <w:pBdr>
          <w:top w:val="nil"/>
          <w:left w:val="nil"/>
          <w:bottom w:val="nil"/>
          <w:right w:val="nil"/>
          <w:between w:val="nil"/>
        </w:pBdr>
        <w:ind w:left="0"/>
      </w:pPr>
    </w:p>
    <w:p w14:paraId="00000CD7" w14:textId="77777777" w:rsidR="00EC6469" w:rsidRDefault="001D5FD2">
      <w:r>
        <w:t>Play icon Pause icon</w:t>
      </w:r>
    </w:p>
    <w:p w14:paraId="00000CD8" w14:textId="77777777" w:rsidR="00EC6469" w:rsidRDefault="00EC6469">
      <w:pPr>
        <w:widowControl w:val="0"/>
        <w:pBdr>
          <w:top w:val="nil"/>
          <w:left w:val="nil"/>
          <w:bottom w:val="nil"/>
          <w:right w:val="nil"/>
          <w:between w:val="nil"/>
        </w:pBdr>
        <w:ind w:left="0"/>
      </w:pPr>
    </w:p>
    <w:p w14:paraId="00000CD9" w14:textId="77777777" w:rsidR="00EC6469" w:rsidRDefault="001D5FD2">
      <w:pPr>
        <w:pStyle w:val="Heading3"/>
      </w:pPr>
      <w:bookmarkStart w:id="441" w:name="_nmg546q4rsag" w:colFirst="0" w:colLast="0"/>
      <w:bookmarkEnd w:id="441"/>
      <w:r>
        <w:t>Quotes</w:t>
      </w:r>
    </w:p>
    <w:p w14:paraId="00000CDA" w14:textId="77777777" w:rsidR="00EC6469" w:rsidRDefault="001D5FD2">
      <w:r>
        <w:t>[bmm-005]</w:t>
      </w:r>
    </w:p>
    <w:p w14:paraId="00000CDB" w14:textId="77777777" w:rsidR="00EC6469" w:rsidRDefault="00EC6469">
      <w:pPr>
        <w:widowControl w:val="0"/>
        <w:pBdr>
          <w:top w:val="nil"/>
          <w:left w:val="nil"/>
          <w:bottom w:val="nil"/>
          <w:right w:val="nil"/>
          <w:between w:val="nil"/>
        </w:pBdr>
        <w:ind w:left="0"/>
      </w:pPr>
    </w:p>
    <w:p w14:paraId="00000CDC" w14:textId="77777777" w:rsidR="00EC6469" w:rsidRDefault="001D5FD2">
      <w:r>
        <w:t>Four Voices. Four Truths.</w:t>
      </w:r>
    </w:p>
    <w:p w14:paraId="00000CDD" w14:textId="77777777" w:rsidR="00EC6469" w:rsidRDefault="00EC6469">
      <w:pPr>
        <w:widowControl w:val="0"/>
        <w:pBdr>
          <w:top w:val="nil"/>
          <w:left w:val="nil"/>
          <w:bottom w:val="nil"/>
          <w:right w:val="nil"/>
          <w:between w:val="nil"/>
        </w:pBdr>
        <w:ind w:left="0"/>
      </w:pPr>
    </w:p>
    <w:p w14:paraId="00000CDE" w14:textId="77777777" w:rsidR="00EC6469" w:rsidRDefault="001D5FD2">
      <w:r>
        <w:t>[bmm-006]</w:t>
      </w:r>
    </w:p>
    <w:p w14:paraId="00000CDF" w14:textId="77777777" w:rsidR="00EC6469" w:rsidRDefault="00EC6469">
      <w:pPr>
        <w:widowControl w:val="0"/>
        <w:pBdr>
          <w:top w:val="nil"/>
          <w:left w:val="nil"/>
          <w:bottom w:val="nil"/>
          <w:right w:val="nil"/>
          <w:between w:val="nil"/>
        </w:pBdr>
        <w:ind w:left="0"/>
      </w:pPr>
    </w:p>
    <w:p w14:paraId="00000CE0" w14:textId="77777777" w:rsidR="00EC6469" w:rsidRDefault="001D5FD2">
      <w:r>
        <w:t>Unedited. Unprompted. Unbroken.</w:t>
      </w:r>
    </w:p>
    <w:p w14:paraId="00000CE1" w14:textId="77777777" w:rsidR="00EC6469" w:rsidRDefault="00EC6469">
      <w:pPr>
        <w:widowControl w:val="0"/>
        <w:pBdr>
          <w:top w:val="nil"/>
          <w:left w:val="nil"/>
          <w:bottom w:val="nil"/>
          <w:right w:val="nil"/>
          <w:between w:val="nil"/>
        </w:pBdr>
        <w:ind w:left="0"/>
      </w:pPr>
    </w:p>
    <w:p w14:paraId="00000CE2" w14:textId="77777777" w:rsidR="00EC6469" w:rsidRDefault="001D5FD2">
      <w:r>
        <w:t>[bmm-007]</w:t>
      </w:r>
    </w:p>
    <w:p w14:paraId="00000CE3" w14:textId="77777777" w:rsidR="00EC6469" w:rsidRDefault="00EC6469">
      <w:pPr>
        <w:widowControl w:val="0"/>
        <w:pBdr>
          <w:top w:val="nil"/>
          <w:left w:val="nil"/>
          <w:bottom w:val="nil"/>
          <w:right w:val="nil"/>
          <w:between w:val="nil"/>
        </w:pBdr>
        <w:ind w:left="0"/>
      </w:pPr>
    </w:p>
    <w:p w14:paraId="00000CE4" w14:textId="77777777" w:rsidR="00EC6469" w:rsidRDefault="001D5FD2">
      <w:r>
        <w:t>"For you to help others, you have to be broken like that. But you have to have Jesus."</w:t>
      </w:r>
    </w:p>
    <w:p w14:paraId="00000CE5" w14:textId="77777777" w:rsidR="00EC6469" w:rsidRDefault="00EC6469">
      <w:pPr>
        <w:widowControl w:val="0"/>
        <w:pBdr>
          <w:top w:val="nil"/>
          <w:left w:val="nil"/>
          <w:bottom w:val="nil"/>
          <w:right w:val="nil"/>
          <w:between w:val="nil"/>
        </w:pBdr>
        <w:ind w:left="0"/>
      </w:pPr>
    </w:p>
    <w:p w14:paraId="00000CE6" w14:textId="77777777" w:rsidR="00EC6469" w:rsidRDefault="001D5FD2">
      <w:r>
        <w:t>[bmm-008]</w:t>
      </w:r>
    </w:p>
    <w:p w14:paraId="00000CE7" w14:textId="77777777" w:rsidR="00EC6469" w:rsidRDefault="00EC6469">
      <w:pPr>
        <w:widowControl w:val="0"/>
        <w:pBdr>
          <w:top w:val="nil"/>
          <w:left w:val="nil"/>
          <w:bottom w:val="nil"/>
          <w:right w:val="nil"/>
          <w:between w:val="nil"/>
        </w:pBdr>
        <w:ind w:left="0"/>
      </w:pPr>
    </w:p>
    <w:p w14:paraId="00000CE8" w14:textId="77777777" w:rsidR="00EC6469" w:rsidRDefault="001D5FD2">
      <w:r>
        <w:t>"Sometimes that's not what people need. They just need you to show up and just be there, to just sit with them."</w:t>
      </w:r>
    </w:p>
    <w:p w14:paraId="00000CE9" w14:textId="77777777" w:rsidR="00EC6469" w:rsidRDefault="00EC6469">
      <w:pPr>
        <w:widowControl w:val="0"/>
        <w:pBdr>
          <w:top w:val="nil"/>
          <w:left w:val="nil"/>
          <w:bottom w:val="nil"/>
          <w:right w:val="nil"/>
          <w:between w:val="nil"/>
        </w:pBdr>
        <w:ind w:left="0"/>
      </w:pPr>
    </w:p>
    <w:p w14:paraId="00000CEA" w14:textId="77777777" w:rsidR="00EC6469" w:rsidRDefault="001D5FD2">
      <w:r>
        <w:t>[bmm-009]</w:t>
      </w:r>
    </w:p>
    <w:p w14:paraId="00000CEB" w14:textId="77777777" w:rsidR="00EC6469" w:rsidRDefault="00EC6469">
      <w:pPr>
        <w:widowControl w:val="0"/>
        <w:pBdr>
          <w:top w:val="nil"/>
          <w:left w:val="nil"/>
          <w:bottom w:val="nil"/>
          <w:right w:val="nil"/>
          <w:between w:val="nil"/>
        </w:pBdr>
        <w:ind w:left="0"/>
      </w:pPr>
    </w:p>
    <w:p w14:paraId="00000CEC" w14:textId="77777777" w:rsidR="00EC6469" w:rsidRDefault="001D5FD2">
      <w:r>
        <w:t>"I learned that I wasn't broken — that there was healing to be done and that it was possible. It's been one week. Changed my life already."</w:t>
      </w:r>
    </w:p>
    <w:p w14:paraId="00000CED" w14:textId="77777777" w:rsidR="00EC6469" w:rsidRDefault="00EC6469">
      <w:pPr>
        <w:widowControl w:val="0"/>
        <w:pBdr>
          <w:top w:val="nil"/>
          <w:left w:val="nil"/>
          <w:bottom w:val="nil"/>
          <w:right w:val="nil"/>
          <w:between w:val="nil"/>
        </w:pBdr>
        <w:ind w:left="0"/>
      </w:pPr>
    </w:p>
    <w:p w14:paraId="00000CEE" w14:textId="77777777" w:rsidR="00EC6469" w:rsidRDefault="001D5FD2">
      <w:r>
        <w:t>[bmm-010]</w:t>
      </w:r>
    </w:p>
    <w:p w14:paraId="00000CEF" w14:textId="77777777" w:rsidR="00EC6469" w:rsidRDefault="00EC6469">
      <w:pPr>
        <w:widowControl w:val="0"/>
        <w:pBdr>
          <w:top w:val="nil"/>
          <w:left w:val="nil"/>
          <w:bottom w:val="nil"/>
          <w:right w:val="nil"/>
          <w:between w:val="nil"/>
        </w:pBdr>
        <w:ind w:left="0"/>
      </w:pPr>
    </w:p>
    <w:p w14:paraId="00000CF0" w14:textId="77777777" w:rsidR="00EC6469" w:rsidRDefault="001D5FD2">
      <w:r>
        <w:lastRenderedPageBreak/>
        <w:t>"It doesn't take a counselor, a chaplain, or somebody else. God can contest any one of us to be that person for someone."</w:t>
      </w:r>
    </w:p>
    <w:p w14:paraId="00000CF1" w14:textId="77777777" w:rsidR="00EC6469" w:rsidRDefault="00EC6469">
      <w:pPr>
        <w:widowControl w:val="0"/>
        <w:pBdr>
          <w:top w:val="nil"/>
          <w:left w:val="nil"/>
          <w:bottom w:val="nil"/>
          <w:right w:val="nil"/>
          <w:between w:val="nil"/>
        </w:pBdr>
        <w:ind w:left="0"/>
      </w:pPr>
    </w:p>
    <w:p w14:paraId="00000CF2" w14:textId="77777777" w:rsidR="00EC6469" w:rsidRDefault="001D5FD2">
      <w:pPr>
        <w:pStyle w:val="Heading3"/>
      </w:pPr>
      <w:bookmarkStart w:id="442" w:name="_kcqs9ww3p2ky" w:colFirst="0" w:colLast="0"/>
      <w:bookmarkEnd w:id="442"/>
      <w:r>
        <w:t>Stories</w:t>
      </w:r>
    </w:p>
    <w:p w14:paraId="00000CF3" w14:textId="77777777" w:rsidR="00EC6469" w:rsidRDefault="001D5FD2">
      <w:r>
        <w:t>[bmm-011]</w:t>
      </w:r>
    </w:p>
    <w:p w14:paraId="00000CF4" w14:textId="77777777" w:rsidR="00EC6469" w:rsidRDefault="00EC6469">
      <w:pPr>
        <w:widowControl w:val="0"/>
        <w:pBdr>
          <w:top w:val="nil"/>
          <w:left w:val="nil"/>
          <w:bottom w:val="nil"/>
          <w:right w:val="nil"/>
          <w:between w:val="nil"/>
        </w:pBdr>
        <w:ind w:left="0"/>
      </w:pPr>
    </w:p>
    <w:p w14:paraId="00000CF5" w14:textId="77777777" w:rsidR="00EC6469" w:rsidRDefault="001D5FD2">
      <w:r>
        <w:t>Four Voices. One Session.</w:t>
      </w:r>
    </w:p>
    <w:p w14:paraId="00000CF6" w14:textId="77777777" w:rsidR="00EC6469" w:rsidRDefault="00EC6469">
      <w:pPr>
        <w:widowControl w:val="0"/>
        <w:pBdr>
          <w:top w:val="nil"/>
          <w:left w:val="nil"/>
          <w:bottom w:val="nil"/>
          <w:right w:val="nil"/>
          <w:between w:val="nil"/>
        </w:pBdr>
        <w:ind w:left="0"/>
      </w:pPr>
    </w:p>
    <w:p w14:paraId="00000CF7" w14:textId="77777777" w:rsidR="00EC6469" w:rsidRDefault="001D5FD2">
      <w:r>
        <w:t>[bmm-012]</w:t>
      </w:r>
    </w:p>
    <w:p w14:paraId="00000CF8" w14:textId="77777777" w:rsidR="00EC6469" w:rsidRDefault="00EC6469">
      <w:pPr>
        <w:widowControl w:val="0"/>
        <w:pBdr>
          <w:top w:val="nil"/>
          <w:left w:val="nil"/>
          <w:bottom w:val="nil"/>
          <w:right w:val="nil"/>
          <w:between w:val="nil"/>
        </w:pBdr>
        <w:ind w:left="0"/>
      </w:pPr>
    </w:p>
    <w:p w14:paraId="00000CF9" w14:textId="77777777" w:rsidR="00EC6469" w:rsidRDefault="001D5FD2">
      <w:r>
        <w:t>Each story is unique. Together they tell something larger.</w:t>
      </w:r>
    </w:p>
    <w:p w14:paraId="00000CFA" w14:textId="77777777" w:rsidR="00EC6469" w:rsidRDefault="00EC6469">
      <w:pPr>
        <w:widowControl w:val="0"/>
        <w:pBdr>
          <w:top w:val="nil"/>
          <w:left w:val="nil"/>
          <w:bottom w:val="nil"/>
          <w:right w:val="nil"/>
          <w:between w:val="nil"/>
        </w:pBdr>
        <w:ind w:left="0"/>
      </w:pPr>
    </w:p>
    <w:p w14:paraId="00000CFB" w14:textId="77777777" w:rsidR="00EC6469" w:rsidRDefault="001D5FD2">
      <w:r>
        <w:t>[bmm-013]</w:t>
      </w:r>
    </w:p>
    <w:p w14:paraId="00000CFC" w14:textId="77777777" w:rsidR="00EC6469" w:rsidRDefault="00EC6469">
      <w:pPr>
        <w:widowControl w:val="0"/>
        <w:pBdr>
          <w:top w:val="nil"/>
          <w:left w:val="nil"/>
          <w:bottom w:val="nil"/>
          <w:right w:val="nil"/>
          <w:between w:val="nil"/>
        </w:pBdr>
        <w:ind w:left="0"/>
      </w:pPr>
    </w:p>
    <w:p w14:paraId="00000CFD" w14:textId="77777777" w:rsidR="00EC6469" w:rsidRDefault="001D5FD2">
      <w:r>
        <w:t>More than 20 years walking with the Lord, he came expecting to give — and found himself undone. "It was like life," he told his wife that night.</w:t>
      </w:r>
    </w:p>
    <w:p w14:paraId="00000CFE" w14:textId="77777777" w:rsidR="00EC6469" w:rsidRDefault="00EC6469">
      <w:pPr>
        <w:widowControl w:val="0"/>
        <w:pBdr>
          <w:top w:val="nil"/>
          <w:left w:val="nil"/>
          <w:bottom w:val="nil"/>
          <w:right w:val="nil"/>
          <w:between w:val="nil"/>
        </w:pBdr>
        <w:ind w:left="0"/>
      </w:pPr>
    </w:p>
    <w:p w14:paraId="00000CFF" w14:textId="77777777" w:rsidR="00EC6469" w:rsidRDefault="001D5FD2">
      <w:r>
        <w:t>[bmm-014]</w:t>
      </w:r>
    </w:p>
    <w:p w14:paraId="00000D00" w14:textId="77777777" w:rsidR="00EC6469" w:rsidRDefault="00EC6469">
      <w:pPr>
        <w:widowControl w:val="0"/>
        <w:pBdr>
          <w:top w:val="nil"/>
          <w:left w:val="nil"/>
          <w:bottom w:val="nil"/>
          <w:right w:val="nil"/>
          <w:between w:val="nil"/>
        </w:pBdr>
        <w:ind w:left="0"/>
      </w:pPr>
    </w:p>
    <w:p w14:paraId="00000D01" w14:textId="77777777" w:rsidR="00EC6469" w:rsidRDefault="001D5FD2">
      <w:pPr>
        <w:numPr>
          <w:ilvl w:val="0"/>
          <w:numId w:val="3"/>
        </w:numPr>
      </w:pPr>
      <w:r>
        <w:t>Due to low quality recording, voice was generated by AI</w:t>
      </w:r>
    </w:p>
    <w:p w14:paraId="00000D02" w14:textId="77777777" w:rsidR="00EC6469" w:rsidRDefault="00EC6469">
      <w:pPr>
        <w:widowControl w:val="0"/>
        <w:pBdr>
          <w:top w:val="nil"/>
          <w:left w:val="nil"/>
          <w:bottom w:val="nil"/>
          <w:right w:val="nil"/>
          <w:between w:val="nil"/>
        </w:pBdr>
        <w:ind w:left="0"/>
      </w:pPr>
    </w:p>
    <w:p w14:paraId="00000D03" w14:textId="77777777" w:rsidR="00EC6469" w:rsidRDefault="001D5FD2">
      <w:r>
        <w:t>[bmm-015]</w:t>
      </w:r>
    </w:p>
    <w:p w14:paraId="00000D04" w14:textId="77777777" w:rsidR="00EC6469" w:rsidRDefault="00EC6469">
      <w:pPr>
        <w:widowControl w:val="0"/>
        <w:pBdr>
          <w:top w:val="nil"/>
          <w:left w:val="nil"/>
          <w:bottom w:val="nil"/>
          <w:right w:val="nil"/>
          <w:between w:val="nil"/>
        </w:pBdr>
        <w:ind w:left="0"/>
      </w:pPr>
    </w:p>
    <w:p w14:paraId="00000D05" w14:textId="77777777" w:rsidR="00EC6469" w:rsidRDefault="001D5FD2">
      <w:r>
        <w:t>Read Full Testimony</w:t>
      </w:r>
    </w:p>
    <w:p w14:paraId="00000D06" w14:textId="77777777" w:rsidR="00EC6469" w:rsidRDefault="00EC6469">
      <w:pPr>
        <w:widowControl w:val="0"/>
        <w:pBdr>
          <w:top w:val="nil"/>
          <w:left w:val="nil"/>
          <w:bottom w:val="nil"/>
          <w:right w:val="nil"/>
          <w:between w:val="nil"/>
        </w:pBdr>
        <w:ind w:left="0"/>
      </w:pPr>
    </w:p>
    <w:p w14:paraId="00000D07" w14:textId="77777777" w:rsidR="00EC6469" w:rsidRDefault="001D5FD2">
      <w:r>
        <w:t>[bmm-016]</w:t>
      </w:r>
    </w:p>
    <w:p w14:paraId="00000D08" w14:textId="77777777" w:rsidR="00EC6469" w:rsidRDefault="00EC6469">
      <w:pPr>
        <w:widowControl w:val="0"/>
        <w:pBdr>
          <w:top w:val="nil"/>
          <w:left w:val="nil"/>
          <w:bottom w:val="nil"/>
          <w:right w:val="nil"/>
          <w:between w:val="nil"/>
        </w:pBdr>
        <w:ind w:left="0"/>
      </w:pPr>
    </w:p>
    <w:p w14:paraId="00000D09" w14:textId="77777777" w:rsidR="00EC6469" w:rsidRDefault="001D5FD2">
      <w:r>
        <w:t>She carried five years of injustice — watching her assailant walk away with a promotion. This course gave her a framework for grief, presence, and letting go.</w:t>
      </w:r>
    </w:p>
    <w:p w14:paraId="00000D0A" w14:textId="77777777" w:rsidR="00EC6469" w:rsidRDefault="00EC6469">
      <w:pPr>
        <w:widowControl w:val="0"/>
        <w:pBdr>
          <w:top w:val="nil"/>
          <w:left w:val="nil"/>
          <w:bottom w:val="nil"/>
          <w:right w:val="nil"/>
          <w:between w:val="nil"/>
        </w:pBdr>
        <w:ind w:left="0"/>
      </w:pPr>
    </w:p>
    <w:p w14:paraId="00000D0B" w14:textId="77777777" w:rsidR="00EC6469" w:rsidRDefault="001D5FD2">
      <w:r>
        <w:t>[bmm-017]</w:t>
      </w:r>
    </w:p>
    <w:p w14:paraId="00000D0C" w14:textId="77777777" w:rsidR="00EC6469" w:rsidRDefault="00EC6469">
      <w:pPr>
        <w:widowControl w:val="0"/>
        <w:pBdr>
          <w:top w:val="nil"/>
          <w:left w:val="nil"/>
          <w:bottom w:val="nil"/>
          <w:right w:val="nil"/>
          <w:between w:val="nil"/>
        </w:pBdr>
        <w:ind w:left="0"/>
      </w:pPr>
    </w:p>
    <w:p w14:paraId="00000D0D" w14:textId="77777777" w:rsidR="00EC6469" w:rsidRDefault="001D5FD2">
      <w:pPr>
        <w:numPr>
          <w:ilvl w:val="0"/>
          <w:numId w:val="3"/>
        </w:numPr>
      </w:pPr>
      <w:r>
        <w:t>Due to low quality recording, voice was generated by AI</w:t>
      </w:r>
    </w:p>
    <w:p w14:paraId="00000D0E" w14:textId="77777777" w:rsidR="00EC6469" w:rsidRDefault="00EC6469">
      <w:pPr>
        <w:widowControl w:val="0"/>
        <w:pBdr>
          <w:top w:val="nil"/>
          <w:left w:val="nil"/>
          <w:bottom w:val="nil"/>
          <w:right w:val="nil"/>
          <w:between w:val="nil"/>
        </w:pBdr>
        <w:ind w:left="0"/>
      </w:pPr>
    </w:p>
    <w:p w14:paraId="00000D0F" w14:textId="77777777" w:rsidR="00EC6469" w:rsidRDefault="001D5FD2">
      <w:r>
        <w:lastRenderedPageBreak/>
        <w:t>[bmm-018]</w:t>
      </w:r>
    </w:p>
    <w:p w14:paraId="00000D10" w14:textId="77777777" w:rsidR="00EC6469" w:rsidRDefault="00EC6469">
      <w:pPr>
        <w:widowControl w:val="0"/>
        <w:pBdr>
          <w:top w:val="nil"/>
          <w:left w:val="nil"/>
          <w:bottom w:val="nil"/>
          <w:right w:val="nil"/>
          <w:between w:val="nil"/>
        </w:pBdr>
        <w:ind w:left="0"/>
      </w:pPr>
    </w:p>
    <w:p w14:paraId="00000D11" w14:textId="77777777" w:rsidR="00EC6469" w:rsidRDefault="001D5FD2">
      <w:r>
        <w:t>Read Full Testimony</w:t>
      </w:r>
    </w:p>
    <w:p w14:paraId="00000D12" w14:textId="77777777" w:rsidR="00EC6469" w:rsidRDefault="00EC6469">
      <w:pPr>
        <w:widowControl w:val="0"/>
        <w:pBdr>
          <w:top w:val="nil"/>
          <w:left w:val="nil"/>
          <w:bottom w:val="nil"/>
          <w:right w:val="nil"/>
          <w:between w:val="nil"/>
        </w:pBdr>
        <w:ind w:left="0"/>
      </w:pPr>
    </w:p>
    <w:p w14:paraId="00000D13" w14:textId="77777777" w:rsidR="00EC6469" w:rsidRDefault="001D5FD2">
      <w:r>
        <w:t>[bmm-019]</w:t>
      </w:r>
    </w:p>
    <w:p w14:paraId="00000D14" w14:textId="77777777" w:rsidR="00EC6469" w:rsidRDefault="00EC6469">
      <w:pPr>
        <w:widowControl w:val="0"/>
        <w:pBdr>
          <w:top w:val="nil"/>
          <w:left w:val="nil"/>
          <w:bottom w:val="nil"/>
          <w:right w:val="nil"/>
          <w:between w:val="nil"/>
        </w:pBdr>
        <w:ind w:left="0"/>
      </w:pPr>
    </w:p>
    <w:p w14:paraId="00000D15" w14:textId="77777777" w:rsidR="00EC6469" w:rsidRDefault="001D5FD2">
      <w:r>
        <w:t>Brand new to Fort Wainwright, they knew no one. One week after the course: "I have a community here now." She's already telling others to come.</w:t>
      </w:r>
    </w:p>
    <w:p w14:paraId="00000D16" w14:textId="77777777" w:rsidR="00EC6469" w:rsidRDefault="00EC6469">
      <w:pPr>
        <w:widowControl w:val="0"/>
        <w:pBdr>
          <w:top w:val="nil"/>
          <w:left w:val="nil"/>
          <w:bottom w:val="nil"/>
          <w:right w:val="nil"/>
          <w:between w:val="nil"/>
        </w:pBdr>
        <w:ind w:left="0"/>
      </w:pPr>
    </w:p>
    <w:p w14:paraId="00000D17" w14:textId="77777777" w:rsidR="00EC6469" w:rsidRDefault="001D5FD2">
      <w:r>
        <w:t>[bmm-020]</w:t>
      </w:r>
    </w:p>
    <w:p w14:paraId="00000D18" w14:textId="77777777" w:rsidR="00EC6469" w:rsidRDefault="00EC6469">
      <w:pPr>
        <w:widowControl w:val="0"/>
        <w:pBdr>
          <w:top w:val="nil"/>
          <w:left w:val="nil"/>
          <w:bottom w:val="nil"/>
          <w:right w:val="nil"/>
          <w:between w:val="nil"/>
        </w:pBdr>
        <w:ind w:left="0"/>
      </w:pPr>
    </w:p>
    <w:p w14:paraId="00000D19" w14:textId="77777777" w:rsidR="00EC6469" w:rsidRDefault="001D5FD2">
      <w:pPr>
        <w:numPr>
          <w:ilvl w:val="0"/>
          <w:numId w:val="3"/>
        </w:numPr>
      </w:pPr>
      <w:r>
        <w:t>Due to low quality recording, voice was generated by AI</w:t>
      </w:r>
    </w:p>
    <w:p w14:paraId="00000D1A" w14:textId="77777777" w:rsidR="00EC6469" w:rsidRDefault="00EC6469">
      <w:pPr>
        <w:widowControl w:val="0"/>
        <w:pBdr>
          <w:top w:val="nil"/>
          <w:left w:val="nil"/>
          <w:bottom w:val="nil"/>
          <w:right w:val="nil"/>
          <w:between w:val="nil"/>
        </w:pBdr>
        <w:ind w:left="0"/>
      </w:pPr>
    </w:p>
    <w:p w14:paraId="00000D1B" w14:textId="77777777" w:rsidR="00EC6469" w:rsidRDefault="001D5FD2">
      <w:r>
        <w:t>[bmm-021]</w:t>
      </w:r>
    </w:p>
    <w:p w14:paraId="00000D1C" w14:textId="77777777" w:rsidR="00EC6469" w:rsidRDefault="00EC6469">
      <w:pPr>
        <w:widowControl w:val="0"/>
        <w:pBdr>
          <w:top w:val="nil"/>
          <w:left w:val="nil"/>
          <w:bottom w:val="nil"/>
          <w:right w:val="nil"/>
          <w:between w:val="nil"/>
        </w:pBdr>
        <w:ind w:left="0"/>
      </w:pPr>
    </w:p>
    <w:p w14:paraId="00000D1D" w14:textId="77777777" w:rsidR="00EC6469" w:rsidRDefault="001D5FD2">
      <w:r>
        <w:t>Read Full Testimony</w:t>
      </w:r>
    </w:p>
    <w:p w14:paraId="00000D1E" w14:textId="77777777" w:rsidR="00EC6469" w:rsidRDefault="00EC6469">
      <w:pPr>
        <w:widowControl w:val="0"/>
        <w:pBdr>
          <w:top w:val="nil"/>
          <w:left w:val="nil"/>
          <w:bottom w:val="nil"/>
          <w:right w:val="nil"/>
          <w:between w:val="nil"/>
        </w:pBdr>
        <w:ind w:left="0"/>
      </w:pPr>
    </w:p>
    <w:p w14:paraId="00000D1F" w14:textId="77777777" w:rsidR="00EC6469" w:rsidRDefault="001D5FD2">
      <w:r>
        <w:t>[bmm-022]</w:t>
      </w:r>
    </w:p>
    <w:p w14:paraId="00000D20" w14:textId="77777777" w:rsidR="00EC6469" w:rsidRDefault="00EC6469">
      <w:pPr>
        <w:widowControl w:val="0"/>
        <w:pBdr>
          <w:top w:val="nil"/>
          <w:left w:val="nil"/>
          <w:bottom w:val="nil"/>
          <w:right w:val="nil"/>
          <w:between w:val="nil"/>
        </w:pBdr>
        <w:ind w:left="0"/>
      </w:pPr>
    </w:p>
    <w:p w14:paraId="00000D21" w14:textId="77777777" w:rsidR="00EC6469" w:rsidRDefault="001D5FD2">
      <w:r>
        <w:t>1-24 Infantry. He's lost a soldier to suicide. This course gave him the missing piece — between identifying trauma and preventing the worst outcome.</w:t>
      </w:r>
    </w:p>
    <w:p w14:paraId="00000D22" w14:textId="77777777" w:rsidR="00EC6469" w:rsidRDefault="00EC6469">
      <w:pPr>
        <w:widowControl w:val="0"/>
        <w:pBdr>
          <w:top w:val="nil"/>
          <w:left w:val="nil"/>
          <w:bottom w:val="nil"/>
          <w:right w:val="nil"/>
          <w:between w:val="nil"/>
        </w:pBdr>
        <w:ind w:left="0"/>
      </w:pPr>
    </w:p>
    <w:p w14:paraId="00000D23" w14:textId="77777777" w:rsidR="00EC6469" w:rsidRDefault="001D5FD2">
      <w:r>
        <w:t>[bmm-023]</w:t>
      </w:r>
    </w:p>
    <w:p w14:paraId="00000D24" w14:textId="77777777" w:rsidR="00EC6469" w:rsidRDefault="00EC6469">
      <w:pPr>
        <w:widowControl w:val="0"/>
        <w:pBdr>
          <w:top w:val="nil"/>
          <w:left w:val="nil"/>
          <w:bottom w:val="nil"/>
          <w:right w:val="nil"/>
          <w:between w:val="nil"/>
        </w:pBdr>
        <w:ind w:left="0"/>
      </w:pPr>
    </w:p>
    <w:p w14:paraId="00000D25" w14:textId="77777777" w:rsidR="00EC6469" w:rsidRDefault="001D5FD2">
      <w:pPr>
        <w:numPr>
          <w:ilvl w:val="0"/>
          <w:numId w:val="3"/>
        </w:numPr>
      </w:pPr>
      <w:r>
        <w:t>Due to low quality recording, voice was generated by AI</w:t>
      </w:r>
    </w:p>
    <w:p w14:paraId="00000D26" w14:textId="77777777" w:rsidR="00EC6469" w:rsidRDefault="00EC6469">
      <w:pPr>
        <w:widowControl w:val="0"/>
        <w:pBdr>
          <w:top w:val="nil"/>
          <w:left w:val="nil"/>
          <w:bottom w:val="nil"/>
          <w:right w:val="nil"/>
          <w:between w:val="nil"/>
        </w:pBdr>
        <w:ind w:left="0"/>
      </w:pPr>
    </w:p>
    <w:p w14:paraId="00000D27" w14:textId="77777777" w:rsidR="00EC6469" w:rsidRDefault="001D5FD2">
      <w:r>
        <w:t>[bmm-024]</w:t>
      </w:r>
    </w:p>
    <w:p w14:paraId="00000D28" w14:textId="77777777" w:rsidR="00EC6469" w:rsidRDefault="00EC6469">
      <w:pPr>
        <w:widowControl w:val="0"/>
        <w:pBdr>
          <w:top w:val="nil"/>
          <w:left w:val="nil"/>
          <w:bottom w:val="nil"/>
          <w:right w:val="nil"/>
          <w:between w:val="nil"/>
        </w:pBdr>
        <w:ind w:left="0"/>
      </w:pPr>
    </w:p>
    <w:p w14:paraId="00000D29" w14:textId="77777777" w:rsidR="00EC6469" w:rsidRDefault="001D5FD2">
      <w:r>
        <w:t>Read Full Testimony</w:t>
      </w:r>
    </w:p>
    <w:p w14:paraId="00000D2A" w14:textId="77777777" w:rsidR="00EC6469" w:rsidRDefault="00EC6469">
      <w:pPr>
        <w:widowControl w:val="0"/>
        <w:pBdr>
          <w:top w:val="nil"/>
          <w:left w:val="nil"/>
          <w:bottom w:val="nil"/>
          <w:right w:val="nil"/>
          <w:between w:val="nil"/>
        </w:pBdr>
        <w:ind w:left="0"/>
      </w:pPr>
    </w:p>
    <w:p w14:paraId="00000D2B" w14:textId="77777777" w:rsidR="00EC6469" w:rsidRDefault="001D5FD2">
      <w:pPr>
        <w:pStyle w:val="Heading3"/>
      </w:pPr>
      <w:bookmarkStart w:id="443" w:name="_8e0zzjd6bs1i" w:colFirst="0" w:colLast="0"/>
      <w:bookmarkEnd w:id="443"/>
      <w:r>
        <w:t>What</w:t>
      </w:r>
    </w:p>
    <w:p w14:paraId="00000D2C" w14:textId="77777777" w:rsidR="00EC6469" w:rsidRDefault="001D5FD2">
      <w:r>
        <w:t>[bmm-025]</w:t>
      </w:r>
    </w:p>
    <w:p w14:paraId="00000D2D" w14:textId="77777777" w:rsidR="00EC6469" w:rsidRDefault="00EC6469">
      <w:pPr>
        <w:widowControl w:val="0"/>
        <w:pBdr>
          <w:top w:val="nil"/>
          <w:left w:val="nil"/>
          <w:bottom w:val="nil"/>
          <w:right w:val="nil"/>
          <w:between w:val="nil"/>
        </w:pBdr>
        <w:ind w:left="0"/>
      </w:pPr>
    </w:p>
    <w:p w14:paraId="00000D2E" w14:textId="77777777" w:rsidR="00EC6469" w:rsidRDefault="001D5FD2">
      <w:r>
        <w:lastRenderedPageBreak/>
        <w:t>What Happened Here</w:t>
      </w:r>
    </w:p>
    <w:p w14:paraId="00000D2F" w14:textId="77777777" w:rsidR="00EC6469" w:rsidRDefault="00EC6469">
      <w:pPr>
        <w:widowControl w:val="0"/>
        <w:pBdr>
          <w:top w:val="nil"/>
          <w:left w:val="nil"/>
          <w:bottom w:val="nil"/>
          <w:right w:val="nil"/>
          <w:between w:val="nil"/>
        </w:pBdr>
        <w:ind w:left="0"/>
      </w:pPr>
    </w:p>
    <w:p w14:paraId="00000D30" w14:textId="77777777" w:rsidR="00EC6469" w:rsidRDefault="001D5FD2">
      <w:r>
        <w:t>[bmm-026]</w:t>
      </w:r>
    </w:p>
    <w:p w14:paraId="00000D31" w14:textId="77777777" w:rsidR="00EC6469" w:rsidRDefault="00EC6469">
      <w:pPr>
        <w:widowControl w:val="0"/>
        <w:pBdr>
          <w:top w:val="nil"/>
          <w:left w:val="nil"/>
          <w:bottom w:val="nil"/>
          <w:right w:val="nil"/>
          <w:between w:val="nil"/>
        </w:pBdr>
        <w:ind w:left="0"/>
      </w:pPr>
    </w:p>
    <w:p w14:paraId="00000D32" w14:textId="77777777" w:rsidR="00EC6469" w:rsidRDefault="001D5FD2">
      <w:r>
        <w:t>Inside one session at Fort Wainwright.</w:t>
      </w:r>
    </w:p>
    <w:p w14:paraId="00000D33" w14:textId="77777777" w:rsidR="00EC6469" w:rsidRDefault="00EC6469">
      <w:pPr>
        <w:widowControl w:val="0"/>
        <w:pBdr>
          <w:top w:val="nil"/>
          <w:left w:val="nil"/>
          <w:bottom w:val="nil"/>
          <w:right w:val="nil"/>
          <w:between w:val="nil"/>
        </w:pBdr>
        <w:ind w:left="0"/>
      </w:pPr>
    </w:p>
    <w:p w14:paraId="00000D34" w14:textId="77777777" w:rsidR="00EC6469" w:rsidRDefault="001D5FD2">
      <w:r>
        <w:t>[bmm-027]</w:t>
      </w:r>
    </w:p>
    <w:p w14:paraId="00000D35" w14:textId="77777777" w:rsidR="00EC6469" w:rsidRDefault="00EC6469">
      <w:pPr>
        <w:widowControl w:val="0"/>
        <w:pBdr>
          <w:top w:val="nil"/>
          <w:left w:val="nil"/>
          <w:bottom w:val="nil"/>
          <w:right w:val="nil"/>
          <w:between w:val="nil"/>
        </w:pBdr>
        <w:ind w:left="0"/>
      </w:pPr>
    </w:p>
    <w:p w14:paraId="00000D36" w14:textId="77777777" w:rsidR="00EC6469" w:rsidRDefault="001D5FD2">
      <w:r>
        <w:t>Vulnerability</w:t>
      </w:r>
    </w:p>
    <w:p w14:paraId="00000D37" w14:textId="77777777" w:rsidR="00EC6469" w:rsidRDefault="00EC6469">
      <w:pPr>
        <w:widowControl w:val="0"/>
        <w:pBdr>
          <w:top w:val="nil"/>
          <w:left w:val="nil"/>
          <w:bottom w:val="nil"/>
          <w:right w:val="nil"/>
          <w:between w:val="nil"/>
        </w:pBdr>
        <w:ind w:left="0"/>
      </w:pPr>
    </w:p>
    <w:p w14:paraId="00000D38" w14:textId="77777777" w:rsidR="00EC6469" w:rsidRDefault="001D5FD2">
      <w:r>
        <w:t>[bmm-028]</w:t>
      </w:r>
    </w:p>
    <w:p w14:paraId="00000D39" w14:textId="77777777" w:rsidR="00EC6469" w:rsidRDefault="00EC6469">
      <w:pPr>
        <w:widowControl w:val="0"/>
        <w:pBdr>
          <w:top w:val="nil"/>
          <w:left w:val="nil"/>
          <w:bottom w:val="nil"/>
          <w:right w:val="nil"/>
          <w:between w:val="nil"/>
        </w:pBdr>
        <w:ind w:left="0"/>
      </w:pPr>
    </w:p>
    <w:p w14:paraId="00000D3A" w14:textId="77777777" w:rsidR="00EC6469" w:rsidRDefault="001D5FD2">
      <w:r>
        <w:t>Soldiers opened up about trauma, loss, and pain they had carried for years — some for the first time.</w:t>
      </w:r>
    </w:p>
    <w:p w14:paraId="00000D3B" w14:textId="77777777" w:rsidR="00EC6469" w:rsidRDefault="00EC6469">
      <w:pPr>
        <w:widowControl w:val="0"/>
        <w:pBdr>
          <w:top w:val="nil"/>
          <w:left w:val="nil"/>
          <w:bottom w:val="nil"/>
          <w:right w:val="nil"/>
          <w:between w:val="nil"/>
        </w:pBdr>
        <w:ind w:left="0"/>
      </w:pPr>
    </w:p>
    <w:p w14:paraId="00000D3C" w14:textId="77777777" w:rsidR="00EC6469" w:rsidRDefault="001D5FD2">
      <w:r>
        <w:t>[bmm-029]</w:t>
      </w:r>
    </w:p>
    <w:p w14:paraId="00000D3D" w14:textId="77777777" w:rsidR="00EC6469" w:rsidRDefault="00EC6469">
      <w:pPr>
        <w:widowControl w:val="0"/>
        <w:pBdr>
          <w:top w:val="nil"/>
          <w:left w:val="nil"/>
          <w:bottom w:val="nil"/>
          <w:right w:val="nil"/>
          <w:between w:val="nil"/>
        </w:pBdr>
        <w:ind w:left="0"/>
      </w:pPr>
    </w:p>
    <w:p w14:paraId="00000D3E" w14:textId="77777777" w:rsidR="00EC6469" w:rsidRDefault="001D5FD2">
      <w:r>
        <w:t>Scripture</w:t>
      </w:r>
    </w:p>
    <w:p w14:paraId="00000D3F" w14:textId="77777777" w:rsidR="00EC6469" w:rsidRDefault="00EC6469">
      <w:pPr>
        <w:widowControl w:val="0"/>
        <w:pBdr>
          <w:top w:val="nil"/>
          <w:left w:val="nil"/>
          <w:bottom w:val="nil"/>
          <w:right w:val="nil"/>
          <w:between w:val="nil"/>
        </w:pBdr>
        <w:ind w:left="0"/>
      </w:pPr>
    </w:p>
    <w:p w14:paraId="00000D40" w14:textId="77777777" w:rsidR="00EC6469" w:rsidRDefault="001D5FD2">
      <w:r>
        <w:t>[bmm-030]</w:t>
      </w:r>
    </w:p>
    <w:p w14:paraId="00000D41" w14:textId="77777777" w:rsidR="00EC6469" w:rsidRDefault="00EC6469">
      <w:pPr>
        <w:widowControl w:val="0"/>
        <w:pBdr>
          <w:top w:val="nil"/>
          <w:left w:val="nil"/>
          <w:bottom w:val="nil"/>
          <w:right w:val="nil"/>
          <w:between w:val="nil"/>
        </w:pBdr>
        <w:ind w:left="0"/>
      </w:pPr>
    </w:p>
    <w:p w14:paraId="00000D42" w14:textId="77777777" w:rsidR="00EC6469" w:rsidRDefault="001D5FD2">
      <w:r>
        <w:t>The Word of God was the foundation. Not answers dropped on pain, but truth walked alongside it.</w:t>
      </w:r>
    </w:p>
    <w:p w14:paraId="00000D43" w14:textId="77777777" w:rsidR="00EC6469" w:rsidRDefault="00EC6469">
      <w:pPr>
        <w:widowControl w:val="0"/>
        <w:pBdr>
          <w:top w:val="nil"/>
          <w:left w:val="nil"/>
          <w:bottom w:val="nil"/>
          <w:right w:val="nil"/>
          <w:between w:val="nil"/>
        </w:pBdr>
        <w:ind w:left="0"/>
      </w:pPr>
    </w:p>
    <w:p w14:paraId="00000D44" w14:textId="77777777" w:rsidR="00EC6469" w:rsidRDefault="001D5FD2">
      <w:r>
        <w:t>[bmm-031]</w:t>
      </w:r>
    </w:p>
    <w:p w14:paraId="00000D45" w14:textId="77777777" w:rsidR="00EC6469" w:rsidRDefault="00EC6469">
      <w:pPr>
        <w:widowControl w:val="0"/>
        <w:pBdr>
          <w:top w:val="nil"/>
          <w:left w:val="nil"/>
          <w:bottom w:val="nil"/>
          <w:right w:val="nil"/>
          <w:between w:val="nil"/>
        </w:pBdr>
        <w:ind w:left="0"/>
      </w:pPr>
    </w:p>
    <w:p w14:paraId="00000D46" w14:textId="77777777" w:rsidR="00EC6469" w:rsidRDefault="001D5FD2">
      <w:r>
        <w:t>Community</w:t>
      </w:r>
    </w:p>
    <w:p w14:paraId="00000D47" w14:textId="77777777" w:rsidR="00EC6469" w:rsidRDefault="00EC6469">
      <w:pPr>
        <w:widowControl w:val="0"/>
        <w:pBdr>
          <w:top w:val="nil"/>
          <w:left w:val="nil"/>
          <w:bottom w:val="nil"/>
          <w:right w:val="nil"/>
          <w:between w:val="nil"/>
        </w:pBdr>
        <w:ind w:left="0"/>
      </w:pPr>
    </w:p>
    <w:p w14:paraId="00000D48" w14:textId="77777777" w:rsidR="00EC6469" w:rsidRDefault="001D5FD2">
      <w:r>
        <w:t>[bmm-032]</w:t>
      </w:r>
    </w:p>
    <w:p w14:paraId="00000D49" w14:textId="77777777" w:rsidR="00EC6469" w:rsidRDefault="00EC6469">
      <w:pPr>
        <w:widowControl w:val="0"/>
        <w:pBdr>
          <w:top w:val="nil"/>
          <w:left w:val="nil"/>
          <w:bottom w:val="nil"/>
          <w:right w:val="nil"/>
          <w:between w:val="nil"/>
        </w:pBdr>
        <w:ind w:left="0"/>
      </w:pPr>
    </w:p>
    <w:p w14:paraId="00000D4A" w14:textId="77777777" w:rsidR="00EC6469" w:rsidRDefault="001D5FD2">
      <w:r>
        <w:t>Strangers became family. A new lieutenant said: "I have a community here now."</w:t>
      </w:r>
    </w:p>
    <w:p w14:paraId="00000D4B" w14:textId="77777777" w:rsidR="00EC6469" w:rsidRDefault="00EC6469">
      <w:pPr>
        <w:widowControl w:val="0"/>
        <w:pBdr>
          <w:top w:val="nil"/>
          <w:left w:val="nil"/>
          <w:bottom w:val="nil"/>
          <w:right w:val="nil"/>
          <w:between w:val="nil"/>
        </w:pBdr>
        <w:ind w:left="0"/>
      </w:pPr>
    </w:p>
    <w:p w14:paraId="00000D4C" w14:textId="77777777" w:rsidR="00EC6469" w:rsidRDefault="001D5FD2">
      <w:pPr>
        <w:pStyle w:val="Heading3"/>
      </w:pPr>
      <w:bookmarkStart w:id="444" w:name="_rzjclw6338s9" w:colFirst="0" w:colLast="0"/>
      <w:bookmarkEnd w:id="444"/>
      <w:proofErr w:type="spellStart"/>
      <w:r>
        <w:t>Cta</w:t>
      </w:r>
      <w:proofErr w:type="spellEnd"/>
    </w:p>
    <w:p w14:paraId="00000D4D" w14:textId="77777777" w:rsidR="00EC6469" w:rsidRDefault="001D5FD2">
      <w:r>
        <w:t>[bmm-033]</w:t>
      </w:r>
    </w:p>
    <w:p w14:paraId="00000D4E" w14:textId="77777777" w:rsidR="00EC6469" w:rsidRDefault="00EC6469">
      <w:pPr>
        <w:widowControl w:val="0"/>
        <w:pBdr>
          <w:top w:val="nil"/>
          <w:left w:val="nil"/>
          <w:bottom w:val="nil"/>
          <w:right w:val="nil"/>
          <w:between w:val="nil"/>
        </w:pBdr>
        <w:ind w:left="0"/>
      </w:pPr>
    </w:p>
    <w:p w14:paraId="00000D4F" w14:textId="77777777" w:rsidR="00EC6469" w:rsidRDefault="001D5FD2">
      <w:r>
        <w:t>Could Your Unit Benefit?</w:t>
      </w:r>
    </w:p>
    <w:p w14:paraId="00000D50" w14:textId="77777777" w:rsidR="00EC6469" w:rsidRDefault="00EC6469">
      <w:pPr>
        <w:widowControl w:val="0"/>
        <w:pBdr>
          <w:top w:val="nil"/>
          <w:left w:val="nil"/>
          <w:bottom w:val="nil"/>
          <w:right w:val="nil"/>
          <w:between w:val="nil"/>
        </w:pBdr>
        <w:ind w:left="0"/>
      </w:pPr>
    </w:p>
    <w:p w14:paraId="00000D51" w14:textId="77777777" w:rsidR="00EC6469" w:rsidRDefault="001D5FD2">
      <w:r>
        <w:t>[bmm-034]</w:t>
      </w:r>
    </w:p>
    <w:p w14:paraId="00000D52" w14:textId="77777777" w:rsidR="00EC6469" w:rsidRDefault="00EC6469">
      <w:pPr>
        <w:widowControl w:val="0"/>
        <w:pBdr>
          <w:top w:val="nil"/>
          <w:left w:val="nil"/>
          <w:bottom w:val="nil"/>
          <w:right w:val="nil"/>
          <w:between w:val="nil"/>
        </w:pBdr>
        <w:ind w:left="0"/>
      </w:pPr>
    </w:p>
    <w:p w14:paraId="00000D53" w14:textId="77777777" w:rsidR="00EC6469" w:rsidRDefault="001D5FD2">
      <w:r>
        <w:t>The Healing the Wounds of Trauma course is free, scripture-based, and facilitated by trained Native leaders. It meets people where they are.</w:t>
      </w:r>
    </w:p>
    <w:p w14:paraId="00000D54" w14:textId="77777777" w:rsidR="00EC6469" w:rsidRDefault="00EC6469">
      <w:pPr>
        <w:widowControl w:val="0"/>
        <w:pBdr>
          <w:top w:val="nil"/>
          <w:left w:val="nil"/>
          <w:bottom w:val="nil"/>
          <w:right w:val="nil"/>
          <w:between w:val="nil"/>
        </w:pBdr>
        <w:ind w:left="0"/>
      </w:pPr>
    </w:p>
    <w:p w14:paraId="00000D55" w14:textId="77777777" w:rsidR="00EC6469" w:rsidRDefault="001D5FD2">
      <w:r>
        <w:t>[bmm-035]</w:t>
      </w:r>
    </w:p>
    <w:p w14:paraId="00000D56" w14:textId="77777777" w:rsidR="00EC6469" w:rsidRDefault="00EC6469">
      <w:pPr>
        <w:widowControl w:val="0"/>
        <w:pBdr>
          <w:top w:val="nil"/>
          <w:left w:val="nil"/>
          <w:bottom w:val="nil"/>
          <w:right w:val="nil"/>
          <w:between w:val="nil"/>
        </w:pBdr>
        <w:ind w:left="0"/>
      </w:pPr>
    </w:p>
    <w:p w14:paraId="00000D57" w14:textId="77777777" w:rsidR="00EC6469" w:rsidRDefault="001D5FD2">
      <w:r>
        <w:t>Find a Group →</w:t>
      </w:r>
    </w:p>
    <w:p w14:paraId="00000D58" w14:textId="77777777" w:rsidR="00EC6469" w:rsidRDefault="00EC6469">
      <w:pPr>
        <w:widowControl w:val="0"/>
        <w:pBdr>
          <w:top w:val="nil"/>
          <w:left w:val="nil"/>
          <w:bottom w:val="nil"/>
          <w:right w:val="nil"/>
          <w:between w:val="nil"/>
        </w:pBdr>
        <w:ind w:left="0"/>
      </w:pPr>
    </w:p>
    <w:p w14:paraId="00000D59" w14:textId="77777777" w:rsidR="00EC6469" w:rsidRDefault="001D5FD2">
      <w:r>
        <w:t>[bmm-036]</w:t>
      </w:r>
    </w:p>
    <w:p w14:paraId="00000D5A" w14:textId="77777777" w:rsidR="00EC6469" w:rsidRDefault="00EC6469">
      <w:pPr>
        <w:widowControl w:val="0"/>
        <w:pBdr>
          <w:top w:val="nil"/>
          <w:left w:val="nil"/>
          <w:bottom w:val="nil"/>
          <w:right w:val="nil"/>
          <w:between w:val="nil"/>
        </w:pBdr>
        <w:ind w:left="0"/>
      </w:pPr>
    </w:p>
    <w:p w14:paraId="00000D5B" w14:textId="77777777" w:rsidR="00EC6469" w:rsidRDefault="001D5FD2">
      <w:r>
        <w:t>Contact Us</w:t>
      </w:r>
    </w:p>
    <w:p w14:paraId="00000D5C" w14:textId="77777777" w:rsidR="00EC6469" w:rsidRDefault="00EC6469">
      <w:pPr>
        <w:widowControl w:val="0"/>
        <w:pBdr>
          <w:top w:val="nil"/>
          <w:left w:val="nil"/>
          <w:bottom w:val="nil"/>
          <w:right w:val="nil"/>
          <w:between w:val="nil"/>
        </w:pBdr>
        <w:ind w:left="0"/>
      </w:pPr>
    </w:p>
    <w:p w14:paraId="00000D5D" w14:textId="77777777" w:rsidR="00EC6469" w:rsidRDefault="001D5FD2">
      <w:pPr>
        <w:pStyle w:val="Heading3"/>
      </w:pPr>
      <w:bookmarkStart w:id="445" w:name="_hckfcs29cas0" w:colFirst="0" w:colLast="0"/>
      <w:bookmarkEnd w:id="445"/>
      <w:r>
        <w:t>Nav — Nav</w:t>
      </w:r>
    </w:p>
    <w:p w14:paraId="00000D5E" w14:textId="77777777" w:rsidR="00EC6469" w:rsidRDefault="001D5FD2">
      <w:r>
        <w:t>[bmm-037]</w:t>
      </w:r>
    </w:p>
    <w:p w14:paraId="00000D5F" w14:textId="77777777" w:rsidR="00EC6469" w:rsidRDefault="00EC6469">
      <w:pPr>
        <w:widowControl w:val="0"/>
        <w:pBdr>
          <w:top w:val="nil"/>
          <w:left w:val="nil"/>
          <w:bottom w:val="nil"/>
          <w:right w:val="nil"/>
          <w:between w:val="nil"/>
        </w:pBdr>
        <w:ind w:left="0"/>
      </w:pPr>
    </w:p>
    <w:p w14:paraId="00000D60" w14:textId="77777777" w:rsidR="00EC6469" w:rsidRDefault="001D5FD2">
      <w:r>
        <w:t>← Back to Site</w:t>
      </w:r>
    </w:p>
    <w:p w14:paraId="00000D61" w14:textId="77777777" w:rsidR="00EC6469" w:rsidRDefault="00EC6469">
      <w:pPr>
        <w:widowControl w:val="0"/>
        <w:pBdr>
          <w:top w:val="nil"/>
          <w:left w:val="nil"/>
          <w:bottom w:val="nil"/>
          <w:right w:val="nil"/>
          <w:between w:val="nil"/>
        </w:pBdr>
        <w:ind w:left="0"/>
      </w:pPr>
    </w:p>
    <w:p w14:paraId="00000D62" w14:textId="77777777" w:rsidR="00EC6469" w:rsidRDefault="001D5FD2">
      <w:r>
        <w:t>[bmm-038]</w:t>
      </w:r>
    </w:p>
    <w:p w14:paraId="00000D63" w14:textId="77777777" w:rsidR="00EC6469" w:rsidRDefault="00EC6469">
      <w:pPr>
        <w:widowControl w:val="0"/>
        <w:pBdr>
          <w:top w:val="nil"/>
          <w:left w:val="nil"/>
          <w:bottom w:val="nil"/>
          <w:right w:val="nil"/>
          <w:between w:val="nil"/>
        </w:pBdr>
        <w:ind w:left="0"/>
      </w:pPr>
    </w:p>
    <w:p w14:paraId="00000D64" w14:textId="77777777" w:rsidR="00EC6469" w:rsidRDefault="001D5FD2">
      <w:r>
        <w:t>Healing Groups</w:t>
      </w:r>
    </w:p>
    <w:p w14:paraId="00000D65" w14:textId="77777777" w:rsidR="00EC6469" w:rsidRDefault="00EC6469">
      <w:pPr>
        <w:widowControl w:val="0"/>
        <w:pBdr>
          <w:top w:val="nil"/>
          <w:left w:val="nil"/>
          <w:bottom w:val="nil"/>
          <w:right w:val="nil"/>
          <w:between w:val="nil"/>
        </w:pBdr>
        <w:ind w:left="0"/>
      </w:pPr>
    </w:p>
    <w:p w14:paraId="00000D66" w14:textId="77777777" w:rsidR="00EC6469" w:rsidRDefault="001D5FD2">
      <w:r>
        <w:t>[bmm-039]</w:t>
      </w:r>
    </w:p>
    <w:p w14:paraId="00000D67" w14:textId="77777777" w:rsidR="00EC6469" w:rsidRDefault="00EC6469">
      <w:pPr>
        <w:widowControl w:val="0"/>
        <w:pBdr>
          <w:top w:val="nil"/>
          <w:left w:val="nil"/>
          <w:bottom w:val="nil"/>
          <w:right w:val="nil"/>
          <w:between w:val="nil"/>
        </w:pBdr>
        <w:ind w:left="0"/>
      </w:pPr>
    </w:p>
    <w:p w14:paraId="00000D68" w14:textId="77777777" w:rsidR="00EC6469" w:rsidRDefault="001D5FD2">
      <w:r>
        <w:t>Contact</w:t>
      </w:r>
    </w:p>
    <w:p w14:paraId="00000D69" w14:textId="77777777" w:rsidR="00EC6469" w:rsidRDefault="00EC6469">
      <w:pPr>
        <w:widowControl w:val="0"/>
        <w:pBdr>
          <w:top w:val="nil"/>
          <w:left w:val="nil"/>
          <w:bottom w:val="nil"/>
          <w:right w:val="nil"/>
          <w:between w:val="nil"/>
        </w:pBdr>
        <w:ind w:left="0"/>
      </w:pPr>
    </w:p>
    <w:p w14:paraId="00000D6A" w14:textId="77777777" w:rsidR="00EC6469" w:rsidRDefault="001D5FD2">
      <w:pPr>
        <w:pStyle w:val="Heading3"/>
      </w:pPr>
      <w:bookmarkStart w:id="446" w:name="_c2r4ltczp7ae" w:colFirst="0" w:colLast="0"/>
      <w:bookmarkEnd w:id="446"/>
      <w:r>
        <w:t>Footer — Footer</w:t>
      </w:r>
    </w:p>
    <w:p w14:paraId="00000D6B" w14:textId="77777777" w:rsidR="00EC6469" w:rsidRDefault="001D5FD2">
      <w:r>
        <w:t>[bmm-040]</w:t>
      </w:r>
    </w:p>
    <w:p w14:paraId="00000D6C" w14:textId="77777777" w:rsidR="00EC6469" w:rsidRDefault="00EC6469">
      <w:pPr>
        <w:widowControl w:val="0"/>
        <w:pBdr>
          <w:top w:val="nil"/>
          <w:left w:val="nil"/>
          <w:bottom w:val="nil"/>
          <w:right w:val="nil"/>
          <w:between w:val="nil"/>
        </w:pBdr>
        <w:ind w:left="0"/>
      </w:pPr>
    </w:p>
    <w:p w14:paraId="00000D6D" w14:textId="77777777" w:rsidR="00EC6469" w:rsidRDefault="001D5FD2">
      <w:r>
        <w:t>© 2026 Lutheran Indian Ministries · lim2026admin access</w:t>
      </w:r>
    </w:p>
    <w:p w14:paraId="00000D6E" w14:textId="77777777" w:rsidR="00EC6469" w:rsidRDefault="00EC6469">
      <w:pPr>
        <w:widowControl w:val="0"/>
        <w:pBdr>
          <w:top w:val="nil"/>
          <w:left w:val="nil"/>
          <w:bottom w:val="nil"/>
          <w:right w:val="nil"/>
          <w:between w:val="nil"/>
        </w:pBdr>
        <w:ind w:left="0"/>
      </w:pPr>
    </w:p>
    <w:p w14:paraId="00000D6F" w14:textId="77777777" w:rsidR="00EC6469" w:rsidRDefault="001D5FD2">
      <w:r>
        <w:t>[bmm-041]</w:t>
      </w:r>
    </w:p>
    <w:p w14:paraId="00000D70" w14:textId="77777777" w:rsidR="00EC6469" w:rsidRDefault="00EC6469">
      <w:pPr>
        <w:widowControl w:val="0"/>
        <w:pBdr>
          <w:top w:val="nil"/>
          <w:left w:val="nil"/>
          <w:bottom w:val="nil"/>
          <w:right w:val="nil"/>
          <w:between w:val="nil"/>
        </w:pBdr>
        <w:ind w:left="0"/>
      </w:pPr>
    </w:p>
    <w:p w14:paraId="00000D71" w14:textId="77777777" w:rsidR="00EC6469" w:rsidRDefault="001D5FD2">
      <w:r>
        <w:t>Session: March 20, 2026 · Fort Wainwright, Fairbanks AK</w:t>
      </w:r>
    </w:p>
    <w:p w14:paraId="00000D72" w14:textId="77777777" w:rsidR="00EC6469" w:rsidRDefault="00EC6469">
      <w:pPr>
        <w:widowControl w:val="0"/>
        <w:pBdr>
          <w:top w:val="nil"/>
          <w:left w:val="nil"/>
          <w:bottom w:val="nil"/>
          <w:right w:val="nil"/>
          <w:between w:val="nil"/>
        </w:pBdr>
        <w:ind w:left="0"/>
      </w:pPr>
    </w:p>
    <w:p w14:paraId="00000D73" w14:textId="77777777" w:rsidR="00EC6469" w:rsidRDefault="001D5FD2">
      <w:pPr>
        <w:pStyle w:val="Heading3"/>
      </w:pPr>
      <w:bookmarkStart w:id="447" w:name="_780wmplubd" w:colFirst="0" w:colLast="0"/>
      <w:bookmarkEnd w:id="447"/>
      <w:r>
        <w:t>Modal — P1</w:t>
      </w:r>
    </w:p>
    <w:p w14:paraId="00000D74" w14:textId="77777777" w:rsidR="00EC6469" w:rsidRDefault="001D5FD2">
      <w:r>
        <w:t>[bmm-042]</w:t>
      </w:r>
    </w:p>
    <w:p w14:paraId="00000D75" w14:textId="77777777" w:rsidR="00EC6469" w:rsidRDefault="00EC6469">
      <w:pPr>
        <w:widowControl w:val="0"/>
        <w:pBdr>
          <w:top w:val="nil"/>
          <w:left w:val="nil"/>
          <w:bottom w:val="nil"/>
          <w:right w:val="nil"/>
          <w:between w:val="nil"/>
        </w:pBdr>
        <w:ind w:left="0"/>
      </w:pPr>
    </w:p>
    <w:p w14:paraId="00000D76" w14:textId="77777777" w:rsidR="00EC6469" w:rsidRDefault="001D5FD2">
      <w:r>
        <w:t>✕</w:t>
      </w:r>
    </w:p>
    <w:p w14:paraId="00000D77" w14:textId="77777777" w:rsidR="00EC6469" w:rsidRDefault="00EC6469">
      <w:pPr>
        <w:widowControl w:val="0"/>
        <w:pBdr>
          <w:top w:val="nil"/>
          <w:left w:val="nil"/>
          <w:bottom w:val="nil"/>
          <w:right w:val="nil"/>
          <w:between w:val="nil"/>
        </w:pBdr>
        <w:ind w:left="0"/>
      </w:pPr>
    </w:p>
    <w:p w14:paraId="00000D78" w14:textId="77777777" w:rsidR="00EC6469" w:rsidRDefault="001D5FD2">
      <w:r>
        <w:t>[bmm-043]</w:t>
      </w:r>
    </w:p>
    <w:p w14:paraId="00000D79" w14:textId="77777777" w:rsidR="00EC6469" w:rsidRDefault="00EC6469">
      <w:pPr>
        <w:widowControl w:val="0"/>
        <w:pBdr>
          <w:top w:val="nil"/>
          <w:left w:val="nil"/>
          <w:bottom w:val="nil"/>
          <w:right w:val="nil"/>
          <w:between w:val="nil"/>
        </w:pBdr>
        <w:ind w:left="0"/>
      </w:pPr>
    </w:p>
    <w:p w14:paraId="00000D7A" w14:textId="7D192616" w:rsidR="00EC6469" w:rsidRDefault="001D5FD2">
      <w:r>
        <w:t xml:space="preserve">"I've been walking with the Lord for over 20 years, and you'd think after that long you've experienced it all in His presence. But then you go </w:t>
      </w:r>
      <w:del w:id="448" w:author="Jaylene Peterson-Nyren" w:date="2026-05-07T14:40:00Z">
        <w:r w:rsidDel="00ED1595">
          <w:delText>somewhere</w:delText>
        </w:r>
      </w:del>
      <w:ins w:id="449" w:author="Jaylene Peterson-Nyren" w:date="2026-05-07T14:40:00Z">
        <w:r w:rsidR="00ED1595">
          <w:t>somewhere,</w:t>
        </w:r>
      </w:ins>
      <w:r>
        <w:t xml:space="preserve"> and something just feels new — like fresh things are happening in you. That's what this was for me. I was guided and helped to release so many things that happened in my life, both before Jesus and even after coming to Him.</w:t>
      </w:r>
    </w:p>
    <w:p w14:paraId="00000D7B" w14:textId="77777777" w:rsidR="00EC6469" w:rsidRDefault="00EC6469">
      <w:pPr>
        <w:widowControl w:val="0"/>
        <w:pBdr>
          <w:top w:val="nil"/>
          <w:left w:val="nil"/>
          <w:bottom w:val="nil"/>
          <w:right w:val="nil"/>
          <w:between w:val="nil"/>
        </w:pBdr>
        <w:ind w:left="0"/>
      </w:pPr>
    </w:p>
    <w:p w14:paraId="00000D7C" w14:textId="77777777" w:rsidR="00EC6469" w:rsidRDefault="001D5FD2">
      <w:r>
        <w:t>[bmm-044]</w:t>
      </w:r>
    </w:p>
    <w:p w14:paraId="00000D7D" w14:textId="77777777" w:rsidR="00EC6469" w:rsidRDefault="00EC6469">
      <w:pPr>
        <w:widowControl w:val="0"/>
        <w:pBdr>
          <w:top w:val="nil"/>
          <w:left w:val="nil"/>
          <w:bottom w:val="nil"/>
          <w:right w:val="nil"/>
          <w:between w:val="nil"/>
        </w:pBdr>
        <w:ind w:left="0"/>
      </w:pPr>
    </w:p>
    <w:p w14:paraId="00000D7E" w14:textId="00167EF8" w:rsidR="00EC6469" w:rsidRDefault="001D5FD2">
      <w:r>
        <w:t xml:space="preserve">This course was truly </w:t>
      </w:r>
      <w:del w:id="450" w:author="Jaylene Peterson-Nyren" w:date="2026-05-07T14:56:00Z">
        <w:r w:rsidDel="00A74D83">
          <w:delText>life-changing</w:delText>
        </w:r>
      </w:del>
      <w:ins w:id="451" w:author="Jaylene Peterson-Nyren" w:date="2026-05-07T14:56:00Z">
        <w:r w:rsidR="00A74D83">
          <w:t>life changing</w:t>
        </w:r>
      </w:ins>
      <w:r>
        <w:t>. And the biggest outcome for me — the thing it lifted right off my mind — was a belief I had carried for a long time: that in order to help others, you have to be perfect. That you have to have it all together. And that's simply not true.</w:t>
      </w:r>
    </w:p>
    <w:p w14:paraId="00000D7F" w14:textId="77777777" w:rsidR="00EC6469" w:rsidRDefault="00EC6469">
      <w:pPr>
        <w:widowControl w:val="0"/>
        <w:pBdr>
          <w:top w:val="nil"/>
          <w:left w:val="nil"/>
          <w:bottom w:val="nil"/>
          <w:right w:val="nil"/>
          <w:between w:val="nil"/>
        </w:pBdr>
        <w:ind w:left="0"/>
      </w:pPr>
    </w:p>
    <w:p w14:paraId="00000D80" w14:textId="77777777" w:rsidR="00EC6469" w:rsidRDefault="001D5FD2">
      <w:r>
        <w:t>[bmm-045]</w:t>
      </w:r>
    </w:p>
    <w:p w14:paraId="00000D81" w14:textId="77777777" w:rsidR="00EC6469" w:rsidRDefault="00EC6469">
      <w:pPr>
        <w:widowControl w:val="0"/>
        <w:pBdr>
          <w:top w:val="nil"/>
          <w:left w:val="nil"/>
          <w:bottom w:val="nil"/>
          <w:right w:val="nil"/>
          <w:between w:val="nil"/>
        </w:pBdr>
        <w:ind w:left="0"/>
      </w:pPr>
    </w:p>
    <w:p w14:paraId="00000D82" w14:textId="77777777" w:rsidR="00EC6469" w:rsidRDefault="001D5FD2">
      <w:r>
        <w:t>Through this course, the Lord spoke to me clearly. He said, "You want to help people? Then you have to understand them." And to understand them, you have to have been broken yourself. But you also have to have Jesus. You have to have the Word of God. And you have to have the specific tools that a course like this — focused on healing trauma — can give you. That's what makes you ready.</w:t>
      </w:r>
    </w:p>
    <w:p w14:paraId="00000D83" w14:textId="77777777" w:rsidR="00EC6469" w:rsidRDefault="00EC6469">
      <w:pPr>
        <w:widowControl w:val="0"/>
        <w:pBdr>
          <w:top w:val="nil"/>
          <w:left w:val="nil"/>
          <w:bottom w:val="nil"/>
          <w:right w:val="nil"/>
          <w:between w:val="nil"/>
        </w:pBdr>
        <w:ind w:left="0"/>
      </w:pPr>
    </w:p>
    <w:p w14:paraId="00000D84" w14:textId="77777777" w:rsidR="00EC6469" w:rsidRDefault="001D5FD2">
      <w:r>
        <w:t>[bmm-046]</w:t>
      </w:r>
    </w:p>
    <w:p w14:paraId="00000D85" w14:textId="77777777" w:rsidR="00EC6469" w:rsidRDefault="00EC6469">
      <w:pPr>
        <w:widowControl w:val="0"/>
        <w:pBdr>
          <w:top w:val="nil"/>
          <w:left w:val="nil"/>
          <w:bottom w:val="nil"/>
          <w:right w:val="nil"/>
          <w:between w:val="nil"/>
        </w:pBdr>
        <w:ind w:left="0"/>
      </w:pPr>
    </w:p>
    <w:p w14:paraId="00000D86" w14:textId="77777777" w:rsidR="00EC6469" w:rsidRDefault="001D5FD2">
      <w:r>
        <w:lastRenderedPageBreak/>
        <w:t>It was amazing. I told my wife, "You have to go." And honestly, I'd say the same to every one of you — you have to go. Because it gives you the chance to heal, to understand yourself, and to come out the other side ready to help others.</w:t>
      </w:r>
    </w:p>
    <w:p w14:paraId="00000D87" w14:textId="77777777" w:rsidR="00EC6469" w:rsidRDefault="00EC6469">
      <w:pPr>
        <w:widowControl w:val="0"/>
        <w:pBdr>
          <w:top w:val="nil"/>
          <w:left w:val="nil"/>
          <w:bottom w:val="nil"/>
          <w:right w:val="nil"/>
          <w:between w:val="nil"/>
        </w:pBdr>
        <w:ind w:left="0"/>
      </w:pPr>
    </w:p>
    <w:p w14:paraId="00000D88" w14:textId="77777777" w:rsidR="00EC6469" w:rsidRDefault="001D5FD2">
      <w:r>
        <w:t>[bmm-047]</w:t>
      </w:r>
    </w:p>
    <w:p w14:paraId="00000D89" w14:textId="77777777" w:rsidR="00EC6469" w:rsidRDefault="00EC6469">
      <w:pPr>
        <w:widowControl w:val="0"/>
        <w:pBdr>
          <w:top w:val="nil"/>
          <w:left w:val="nil"/>
          <w:bottom w:val="nil"/>
          <w:right w:val="nil"/>
          <w:between w:val="nil"/>
        </w:pBdr>
        <w:ind w:left="0"/>
      </w:pPr>
    </w:p>
    <w:p w14:paraId="00000D8A" w14:textId="77777777" w:rsidR="00EC6469" w:rsidRDefault="001D5FD2">
      <w:r>
        <w:t>For me, that was the greatest outcome of all."</w:t>
      </w:r>
    </w:p>
    <w:p w14:paraId="00000D8B" w14:textId="77777777" w:rsidR="00EC6469" w:rsidRDefault="00EC6469">
      <w:pPr>
        <w:widowControl w:val="0"/>
        <w:pBdr>
          <w:top w:val="nil"/>
          <w:left w:val="nil"/>
          <w:bottom w:val="nil"/>
          <w:right w:val="nil"/>
          <w:between w:val="nil"/>
        </w:pBdr>
        <w:ind w:left="0"/>
      </w:pPr>
    </w:p>
    <w:p w14:paraId="00000D8C" w14:textId="77777777" w:rsidR="00EC6469" w:rsidRDefault="001D5FD2">
      <w:r>
        <w:t>[bmm-048]</w:t>
      </w:r>
    </w:p>
    <w:p w14:paraId="00000D8D" w14:textId="77777777" w:rsidR="00EC6469" w:rsidRDefault="00EC6469">
      <w:pPr>
        <w:widowControl w:val="0"/>
        <w:pBdr>
          <w:top w:val="nil"/>
          <w:left w:val="nil"/>
          <w:bottom w:val="nil"/>
          <w:right w:val="nil"/>
          <w:between w:val="nil"/>
        </w:pBdr>
        <w:ind w:left="0"/>
      </w:pPr>
    </w:p>
    <w:p w14:paraId="00000D8E" w14:textId="77777777" w:rsidR="00EC6469" w:rsidRDefault="001D5FD2">
      <w:r>
        <w:t>The testimonials featured here were originally delivered verbally and have been lightly edited for grammar, clarity, and readability. No changes were made to the substance, meaning, or spirit of what each person shared. Their stories remain entirely their own.</w:t>
      </w:r>
    </w:p>
    <w:p w14:paraId="00000D8F" w14:textId="77777777" w:rsidR="00EC6469" w:rsidRDefault="00EC6469">
      <w:pPr>
        <w:widowControl w:val="0"/>
        <w:pBdr>
          <w:top w:val="nil"/>
          <w:left w:val="nil"/>
          <w:bottom w:val="nil"/>
          <w:right w:val="nil"/>
          <w:between w:val="nil"/>
        </w:pBdr>
        <w:ind w:left="0"/>
      </w:pPr>
    </w:p>
    <w:p w14:paraId="00000D90" w14:textId="77777777" w:rsidR="00EC6469" w:rsidRDefault="001D5FD2">
      <w:pPr>
        <w:pStyle w:val="Heading3"/>
      </w:pPr>
      <w:bookmarkStart w:id="452" w:name="_ko7dm59apz2s" w:colFirst="0" w:colLast="0"/>
      <w:bookmarkEnd w:id="452"/>
      <w:r>
        <w:t>Modal — P2</w:t>
      </w:r>
    </w:p>
    <w:p w14:paraId="00000D91" w14:textId="77777777" w:rsidR="00EC6469" w:rsidRDefault="001D5FD2">
      <w:r>
        <w:t>[bmm-049]</w:t>
      </w:r>
    </w:p>
    <w:p w14:paraId="00000D92" w14:textId="77777777" w:rsidR="00EC6469" w:rsidRDefault="00EC6469">
      <w:pPr>
        <w:widowControl w:val="0"/>
        <w:pBdr>
          <w:top w:val="nil"/>
          <w:left w:val="nil"/>
          <w:bottom w:val="nil"/>
          <w:right w:val="nil"/>
          <w:between w:val="nil"/>
        </w:pBdr>
        <w:ind w:left="0"/>
      </w:pPr>
    </w:p>
    <w:p w14:paraId="00000D93" w14:textId="77777777" w:rsidR="00EC6469" w:rsidRDefault="001D5FD2">
      <w:r>
        <w:t>✕</w:t>
      </w:r>
    </w:p>
    <w:p w14:paraId="00000D94" w14:textId="77777777" w:rsidR="00EC6469" w:rsidRDefault="00EC6469">
      <w:pPr>
        <w:widowControl w:val="0"/>
        <w:pBdr>
          <w:top w:val="nil"/>
          <w:left w:val="nil"/>
          <w:bottom w:val="nil"/>
          <w:right w:val="nil"/>
          <w:between w:val="nil"/>
        </w:pBdr>
        <w:ind w:left="0"/>
      </w:pPr>
    </w:p>
    <w:p w14:paraId="00000D95" w14:textId="77777777" w:rsidR="00EC6469" w:rsidRDefault="001D5FD2">
      <w:r>
        <w:t>[bmm-050]</w:t>
      </w:r>
    </w:p>
    <w:p w14:paraId="00000D96" w14:textId="77777777" w:rsidR="00EC6469" w:rsidRDefault="00EC6469">
      <w:pPr>
        <w:widowControl w:val="0"/>
        <w:pBdr>
          <w:top w:val="nil"/>
          <w:left w:val="nil"/>
          <w:bottom w:val="nil"/>
          <w:right w:val="nil"/>
          <w:between w:val="nil"/>
        </w:pBdr>
        <w:ind w:left="0"/>
      </w:pPr>
    </w:p>
    <w:p w14:paraId="00000D97" w14:textId="77777777" w:rsidR="00EC6469" w:rsidRDefault="001D5FD2">
      <w:r>
        <w:t xml:space="preserve">"At the beginning of my career, I was sexually assaulted. This class talked a lot about justice and forgiveness, and for the last five years, that's something I've really wrestled with — especially from a biblical standpoint — because the human part of me desperately wants to see justice. And I didn't get that. The person who hurt me walked away with a promotion, walked away with an award, and </w:t>
      </w:r>
      <w:proofErr w:type="spellStart"/>
      <w:r>
        <w:t>ETS'd</w:t>
      </w:r>
      <w:proofErr w:type="spellEnd"/>
      <w:r>
        <w:t xml:space="preserve"> out of the Army with full benefits. It felt like a slap in the face.</w:t>
      </w:r>
    </w:p>
    <w:p w14:paraId="00000D98" w14:textId="77777777" w:rsidR="00EC6469" w:rsidRDefault="00EC6469">
      <w:pPr>
        <w:widowControl w:val="0"/>
        <w:pBdr>
          <w:top w:val="nil"/>
          <w:left w:val="nil"/>
          <w:bottom w:val="nil"/>
          <w:right w:val="nil"/>
          <w:between w:val="nil"/>
        </w:pBdr>
        <w:ind w:left="0"/>
      </w:pPr>
    </w:p>
    <w:p w14:paraId="00000D99" w14:textId="77777777" w:rsidR="00EC6469" w:rsidRDefault="001D5FD2">
      <w:r>
        <w:t>[bmm-051]</w:t>
      </w:r>
    </w:p>
    <w:p w14:paraId="00000D9A" w14:textId="77777777" w:rsidR="00EC6469" w:rsidRDefault="00EC6469">
      <w:pPr>
        <w:widowControl w:val="0"/>
        <w:pBdr>
          <w:top w:val="nil"/>
          <w:left w:val="nil"/>
          <w:bottom w:val="nil"/>
          <w:right w:val="nil"/>
          <w:between w:val="nil"/>
        </w:pBdr>
        <w:ind w:left="0"/>
      </w:pPr>
    </w:p>
    <w:p w14:paraId="00000D9B" w14:textId="77777777" w:rsidR="00EC6469" w:rsidRDefault="001D5FD2">
      <w:r>
        <w:t xml:space="preserve">What this class showed me is that when people are hurting and they need someone to sit with them and grieve with them, we sometimes get </w:t>
      </w:r>
      <w:r>
        <w:lastRenderedPageBreak/>
        <w:t>so excited to share the Word of God that we miss what they actually need. And sometimes what they need isn't a scripture — it's just you showing up. Just being there.</w:t>
      </w:r>
    </w:p>
    <w:p w14:paraId="00000D9C" w14:textId="77777777" w:rsidR="00EC6469" w:rsidRDefault="00EC6469">
      <w:pPr>
        <w:widowControl w:val="0"/>
        <w:pBdr>
          <w:top w:val="nil"/>
          <w:left w:val="nil"/>
          <w:bottom w:val="nil"/>
          <w:right w:val="nil"/>
          <w:between w:val="nil"/>
        </w:pBdr>
        <w:ind w:left="0"/>
      </w:pPr>
    </w:p>
    <w:p w14:paraId="00000D9D" w14:textId="77777777" w:rsidR="00EC6469" w:rsidRDefault="001D5FD2">
      <w:r>
        <w:t>[bmm-052]</w:t>
      </w:r>
    </w:p>
    <w:p w14:paraId="00000D9E" w14:textId="77777777" w:rsidR="00EC6469" w:rsidRDefault="00EC6469">
      <w:pPr>
        <w:widowControl w:val="0"/>
        <w:pBdr>
          <w:top w:val="nil"/>
          <w:left w:val="nil"/>
          <w:bottom w:val="nil"/>
          <w:right w:val="nil"/>
          <w:between w:val="nil"/>
        </w:pBdr>
        <w:ind w:left="0"/>
      </w:pPr>
    </w:p>
    <w:p w14:paraId="00000D9F" w14:textId="77777777" w:rsidR="00EC6469" w:rsidRDefault="001D5FD2">
      <w:r>
        <w:t>That's one of the biggest things I'm taking away from this class: I feel so much more equipped to walk alongside you all and love you better. I'm not always going to have the right words, and honestly, sometimes the right words aren't even what you need. What I want is to walk through life with you — because we are no strangers to suffering in the military. Something happens to one of us every single day. The person to your left and to your right — you never really know what they're carrying.</w:t>
      </w:r>
    </w:p>
    <w:p w14:paraId="00000DA0" w14:textId="77777777" w:rsidR="00EC6469" w:rsidRDefault="00EC6469">
      <w:pPr>
        <w:widowControl w:val="0"/>
        <w:pBdr>
          <w:top w:val="nil"/>
          <w:left w:val="nil"/>
          <w:bottom w:val="nil"/>
          <w:right w:val="nil"/>
          <w:between w:val="nil"/>
        </w:pBdr>
        <w:ind w:left="0"/>
      </w:pPr>
    </w:p>
    <w:p w14:paraId="00000DA1" w14:textId="77777777" w:rsidR="00EC6469" w:rsidRDefault="001D5FD2">
      <w:r>
        <w:t>[bmm-053]</w:t>
      </w:r>
    </w:p>
    <w:p w14:paraId="00000DA2" w14:textId="77777777" w:rsidR="00EC6469" w:rsidRDefault="00EC6469">
      <w:pPr>
        <w:widowControl w:val="0"/>
        <w:pBdr>
          <w:top w:val="nil"/>
          <w:left w:val="nil"/>
          <w:bottom w:val="nil"/>
          <w:right w:val="nil"/>
          <w:between w:val="nil"/>
        </w:pBdr>
        <w:ind w:left="0"/>
      </w:pPr>
    </w:p>
    <w:p w14:paraId="00000DA3" w14:textId="77777777" w:rsidR="00EC6469" w:rsidRDefault="001D5FD2">
      <w:r>
        <w:t>As much as I love Scripture, sometimes the most powerful thing you can offer someone isn't a verse. It's, "Hey, let's get coffee. Let me make you a meal. Let's go for a walk." That's how I want to love and steward you all.</w:t>
      </w:r>
    </w:p>
    <w:p w14:paraId="00000DA4" w14:textId="77777777" w:rsidR="00EC6469" w:rsidRDefault="00EC6469">
      <w:pPr>
        <w:widowControl w:val="0"/>
        <w:pBdr>
          <w:top w:val="nil"/>
          <w:left w:val="nil"/>
          <w:bottom w:val="nil"/>
          <w:right w:val="nil"/>
          <w:between w:val="nil"/>
        </w:pBdr>
        <w:ind w:left="0"/>
      </w:pPr>
    </w:p>
    <w:p w14:paraId="00000DA5" w14:textId="77777777" w:rsidR="00EC6469" w:rsidRDefault="001D5FD2">
      <w:r>
        <w:t>[bmm-054]</w:t>
      </w:r>
    </w:p>
    <w:p w14:paraId="00000DA6" w14:textId="77777777" w:rsidR="00EC6469" w:rsidRDefault="00EC6469">
      <w:pPr>
        <w:widowControl w:val="0"/>
        <w:pBdr>
          <w:top w:val="nil"/>
          <w:left w:val="nil"/>
          <w:bottom w:val="nil"/>
          <w:right w:val="nil"/>
          <w:between w:val="nil"/>
        </w:pBdr>
        <w:ind w:left="0"/>
      </w:pPr>
    </w:p>
    <w:p w14:paraId="00000DA7" w14:textId="77777777" w:rsidR="00EC6469" w:rsidRDefault="001D5FD2">
      <w:r>
        <w:t>And that started with this class. I learned that vengeance is not mine. As much as I want justice — as much as I want righteousness — that's in the hands of the Lord. And that's something I have to lay at the foot of the cross every single day. I'm still learning that. So, thank you."</w:t>
      </w:r>
    </w:p>
    <w:p w14:paraId="00000DA8" w14:textId="77777777" w:rsidR="00EC6469" w:rsidRDefault="00EC6469">
      <w:pPr>
        <w:widowControl w:val="0"/>
        <w:pBdr>
          <w:top w:val="nil"/>
          <w:left w:val="nil"/>
          <w:bottom w:val="nil"/>
          <w:right w:val="nil"/>
          <w:between w:val="nil"/>
        </w:pBdr>
        <w:ind w:left="0"/>
      </w:pPr>
    </w:p>
    <w:p w14:paraId="00000DA9" w14:textId="77777777" w:rsidR="00EC6469" w:rsidRDefault="001D5FD2">
      <w:r>
        <w:t>[bmm-055]</w:t>
      </w:r>
    </w:p>
    <w:p w14:paraId="00000DAA" w14:textId="77777777" w:rsidR="00EC6469" w:rsidRDefault="00EC6469">
      <w:pPr>
        <w:widowControl w:val="0"/>
        <w:pBdr>
          <w:top w:val="nil"/>
          <w:left w:val="nil"/>
          <w:bottom w:val="nil"/>
          <w:right w:val="nil"/>
          <w:between w:val="nil"/>
        </w:pBdr>
        <w:ind w:left="0"/>
      </w:pPr>
    </w:p>
    <w:p w14:paraId="00000DAB" w14:textId="77777777" w:rsidR="00EC6469" w:rsidRDefault="001D5FD2">
      <w:r>
        <w:t>The testimonials featured here were originally delivered verbally and have been lightly edited for grammar, clarity, and readability. No changes were made to the substance, meaning, or spirit of what each person shared. Their stories remain entirely their own.</w:t>
      </w:r>
    </w:p>
    <w:p w14:paraId="00000DAC" w14:textId="77777777" w:rsidR="00EC6469" w:rsidRDefault="00EC6469">
      <w:pPr>
        <w:widowControl w:val="0"/>
        <w:pBdr>
          <w:top w:val="nil"/>
          <w:left w:val="nil"/>
          <w:bottom w:val="nil"/>
          <w:right w:val="nil"/>
          <w:between w:val="nil"/>
        </w:pBdr>
        <w:ind w:left="0"/>
      </w:pPr>
    </w:p>
    <w:p w14:paraId="00000DAD" w14:textId="77777777" w:rsidR="00EC6469" w:rsidRDefault="001D5FD2">
      <w:pPr>
        <w:pStyle w:val="Heading3"/>
      </w:pPr>
      <w:bookmarkStart w:id="453" w:name="_d5zf5ih9uzjz" w:colFirst="0" w:colLast="0"/>
      <w:bookmarkEnd w:id="453"/>
      <w:r>
        <w:lastRenderedPageBreak/>
        <w:t>Modal — P3</w:t>
      </w:r>
    </w:p>
    <w:p w14:paraId="00000DAE" w14:textId="77777777" w:rsidR="00EC6469" w:rsidRDefault="001D5FD2">
      <w:r>
        <w:t>[bmm-056]</w:t>
      </w:r>
    </w:p>
    <w:p w14:paraId="00000DAF" w14:textId="77777777" w:rsidR="00EC6469" w:rsidRDefault="00EC6469">
      <w:pPr>
        <w:widowControl w:val="0"/>
        <w:pBdr>
          <w:top w:val="nil"/>
          <w:left w:val="nil"/>
          <w:bottom w:val="nil"/>
          <w:right w:val="nil"/>
          <w:between w:val="nil"/>
        </w:pBdr>
        <w:ind w:left="0"/>
      </w:pPr>
    </w:p>
    <w:p w14:paraId="00000DB0" w14:textId="77777777" w:rsidR="00EC6469" w:rsidRDefault="001D5FD2">
      <w:r>
        <w:t>✕</w:t>
      </w:r>
    </w:p>
    <w:p w14:paraId="00000DB1" w14:textId="77777777" w:rsidR="00EC6469" w:rsidRDefault="00EC6469">
      <w:pPr>
        <w:widowControl w:val="0"/>
        <w:pBdr>
          <w:top w:val="nil"/>
          <w:left w:val="nil"/>
          <w:bottom w:val="nil"/>
          <w:right w:val="nil"/>
          <w:between w:val="nil"/>
        </w:pBdr>
        <w:ind w:left="0"/>
      </w:pPr>
    </w:p>
    <w:p w14:paraId="00000DB2" w14:textId="77777777" w:rsidR="00EC6469" w:rsidRDefault="001D5FD2">
      <w:r>
        <w:t>[bmm-057]</w:t>
      </w:r>
    </w:p>
    <w:p w14:paraId="00000DB3" w14:textId="77777777" w:rsidR="00EC6469" w:rsidRDefault="00EC6469">
      <w:pPr>
        <w:widowControl w:val="0"/>
        <w:pBdr>
          <w:top w:val="nil"/>
          <w:left w:val="nil"/>
          <w:bottom w:val="nil"/>
          <w:right w:val="nil"/>
          <w:between w:val="nil"/>
        </w:pBdr>
        <w:ind w:left="0"/>
      </w:pPr>
    </w:p>
    <w:p w14:paraId="00000DB4" w14:textId="77777777" w:rsidR="00EC6469" w:rsidRDefault="001D5FD2">
      <w:r>
        <w:t>"I came into this course brand new to Fort Wainwright. I hadn't been here long, I didn't know anyone personally, and I only knew one name walking through the door. I was nervous and honestly didn't know what to expect — I had just gotten approved the night before, and all I knew was the title of the course.</w:t>
      </w:r>
    </w:p>
    <w:p w14:paraId="00000DB5" w14:textId="77777777" w:rsidR="00EC6469" w:rsidRDefault="00EC6469">
      <w:pPr>
        <w:widowControl w:val="0"/>
        <w:pBdr>
          <w:top w:val="nil"/>
          <w:left w:val="nil"/>
          <w:bottom w:val="nil"/>
          <w:right w:val="nil"/>
          <w:between w:val="nil"/>
        </w:pBdr>
        <w:ind w:left="0"/>
      </w:pPr>
    </w:p>
    <w:p w14:paraId="00000DB6" w14:textId="77777777" w:rsidR="00EC6469" w:rsidRDefault="001D5FD2">
      <w:r>
        <w:t>[bmm-058]</w:t>
      </w:r>
    </w:p>
    <w:p w14:paraId="00000DB7" w14:textId="77777777" w:rsidR="00EC6469" w:rsidRDefault="00EC6469">
      <w:pPr>
        <w:widowControl w:val="0"/>
        <w:pBdr>
          <w:top w:val="nil"/>
          <w:left w:val="nil"/>
          <w:bottom w:val="nil"/>
          <w:right w:val="nil"/>
          <w:between w:val="nil"/>
        </w:pBdr>
        <w:ind w:left="0"/>
      </w:pPr>
    </w:p>
    <w:p w14:paraId="00000DB8" w14:textId="77777777" w:rsidR="00EC6469" w:rsidRDefault="001D5FD2">
      <w:r>
        <w:t>I had no idea how much it was going to change me.</w:t>
      </w:r>
    </w:p>
    <w:p w14:paraId="00000DB9" w14:textId="77777777" w:rsidR="00EC6469" w:rsidRDefault="00EC6469">
      <w:pPr>
        <w:widowControl w:val="0"/>
        <w:pBdr>
          <w:top w:val="nil"/>
          <w:left w:val="nil"/>
          <w:bottom w:val="nil"/>
          <w:right w:val="nil"/>
          <w:between w:val="nil"/>
        </w:pBdr>
        <w:ind w:left="0"/>
      </w:pPr>
    </w:p>
    <w:p w14:paraId="00000DBA" w14:textId="77777777" w:rsidR="00EC6469" w:rsidRDefault="001D5FD2">
      <w:r>
        <w:t>[bmm-059]</w:t>
      </w:r>
    </w:p>
    <w:p w14:paraId="00000DBB" w14:textId="77777777" w:rsidR="00EC6469" w:rsidRDefault="00EC6469">
      <w:pPr>
        <w:widowControl w:val="0"/>
        <w:pBdr>
          <w:top w:val="nil"/>
          <w:left w:val="nil"/>
          <w:bottom w:val="nil"/>
          <w:right w:val="nil"/>
          <w:between w:val="nil"/>
        </w:pBdr>
        <w:ind w:left="0"/>
      </w:pPr>
    </w:p>
    <w:p w14:paraId="00000DBC" w14:textId="77777777" w:rsidR="00EC6469" w:rsidRDefault="001D5FD2">
      <w:r>
        <w:t>The course covered a lot around trauma — healing it in yourself, and then learning how to help others through it. Both of those hit close to home for me. I'm in the middle of my own healing journey right now, and as a lieutenant in the Army, I know that one day soldiers will come to me carrying their own traumatic experiences. So I took this seriously.</w:t>
      </w:r>
    </w:p>
    <w:p w14:paraId="00000DBD" w14:textId="77777777" w:rsidR="00EC6469" w:rsidRDefault="00EC6469">
      <w:pPr>
        <w:widowControl w:val="0"/>
        <w:pBdr>
          <w:top w:val="nil"/>
          <w:left w:val="nil"/>
          <w:bottom w:val="nil"/>
          <w:right w:val="nil"/>
          <w:between w:val="nil"/>
        </w:pBdr>
        <w:ind w:left="0"/>
      </w:pPr>
    </w:p>
    <w:p w14:paraId="00000DBE" w14:textId="77777777" w:rsidR="00EC6469" w:rsidRDefault="001D5FD2">
      <w:r>
        <w:t>[bmm-060]</w:t>
      </w:r>
    </w:p>
    <w:p w14:paraId="00000DBF" w14:textId="77777777" w:rsidR="00EC6469" w:rsidRDefault="00EC6469">
      <w:pPr>
        <w:widowControl w:val="0"/>
        <w:pBdr>
          <w:top w:val="nil"/>
          <w:left w:val="nil"/>
          <w:bottom w:val="nil"/>
          <w:right w:val="nil"/>
          <w:between w:val="nil"/>
        </w:pBdr>
        <w:ind w:left="0"/>
      </w:pPr>
    </w:p>
    <w:p w14:paraId="00000DC0" w14:textId="77777777" w:rsidR="00EC6469" w:rsidRDefault="001D5FD2">
      <w:r>
        <w:t>What did God do for me? He changed my perspective. I got to understand the trauma I've been through, where I am in the healing process, and how to come alongside others who are hurting. I got so much more comfortable — with myself, with this community — and I realized I'm not alone here anymore. And if you're sitting there wondering the same thing, you're not alone either.</w:t>
      </w:r>
    </w:p>
    <w:p w14:paraId="00000DC1" w14:textId="77777777" w:rsidR="00EC6469" w:rsidRDefault="00EC6469">
      <w:pPr>
        <w:widowControl w:val="0"/>
        <w:pBdr>
          <w:top w:val="nil"/>
          <w:left w:val="nil"/>
          <w:bottom w:val="nil"/>
          <w:right w:val="nil"/>
          <w:between w:val="nil"/>
        </w:pBdr>
        <w:ind w:left="0"/>
      </w:pPr>
    </w:p>
    <w:p w14:paraId="00000DC2" w14:textId="77777777" w:rsidR="00EC6469" w:rsidRDefault="001D5FD2">
      <w:r>
        <w:t>[bmm-061]</w:t>
      </w:r>
    </w:p>
    <w:p w14:paraId="00000DC3" w14:textId="77777777" w:rsidR="00EC6469" w:rsidRDefault="00EC6469">
      <w:pPr>
        <w:widowControl w:val="0"/>
        <w:pBdr>
          <w:top w:val="nil"/>
          <w:left w:val="nil"/>
          <w:bottom w:val="nil"/>
          <w:right w:val="nil"/>
          <w:between w:val="nil"/>
        </w:pBdr>
        <w:ind w:left="0"/>
      </w:pPr>
    </w:p>
    <w:p w14:paraId="00000DC4" w14:textId="77777777" w:rsidR="00EC6469" w:rsidRDefault="001D5FD2">
      <w:r>
        <w:t>Something shifted in me. My mentality changed. I learned that I wasn't broken — that healing was possible, and that it was already happening. I learned how to step into the Word and let it be part of that healing. And honestly? It's only been a week. It has already changed my life.</w:t>
      </w:r>
    </w:p>
    <w:p w14:paraId="00000DC5" w14:textId="77777777" w:rsidR="00EC6469" w:rsidRDefault="00EC6469">
      <w:pPr>
        <w:widowControl w:val="0"/>
        <w:pBdr>
          <w:top w:val="nil"/>
          <w:left w:val="nil"/>
          <w:bottom w:val="nil"/>
          <w:right w:val="nil"/>
          <w:between w:val="nil"/>
        </w:pBdr>
        <w:ind w:left="0"/>
      </w:pPr>
    </w:p>
    <w:p w14:paraId="00000DC6" w14:textId="77777777" w:rsidR="00EC6469" w:rsidRDefault="001D5FD2">
      <w:r>
        <w:t>[bmm-062]</w:t>
      </w:r>
    </w:p>
    <w:p w14:paraId="00000DC7" w14:textId="77777777" w:rsidR="00EC6469" w:rsidRDefault="00EC6469">
      <w:pPr>
        <w:widowControl w:val="0"/>
        <w:pBdr>
          <w:top w:val="nil"/>
          <w:left w:val="nil"/>
          <w:bottom w:val="nil"/>
          <w:right w:val="nil"/>
          <w:between w:val="nil"/>
        </w:pBdr>
        <w:ind w:left="0"/>
      </w:pPr>
    </w:p>
    <w:p w14:paraId="00000DC8" w14:textId="77777777" w:rsidR="00EC6469" w:rsidRDefault="001D5FD2">
      <w:r>
        <w:t>As for sharing this with others — I'm new here, so I don't know a lot of people yet. But the few I've talked to about this course were immediately interested. Some have already said they want to come to EYB just to hear more about what this experience could do for them. I hope I can help make that happen, because I want them to be able to walk the same path I'm on — maybe not the exact same path, we all have our own — but at least take a step in the right direction.</w:t>
      </w:r>
    </w:p>
    <w:p w14:paraId="00000DC9" w14:textId="77777777" w:rsidR="00EC6469" w:rsidRDefault="00EC6469">
      <w:pPr>
        <w:widowControl w:val="0"/>
        <w:pBdr>
          <w:top w:val="nil"/>
          <w:left w:val="nil"/>
          <w:bottom w:val="nil"/>
          <w:right w:val="nil"/>
          <w:between w:val="nil"/>
        </w:pBdr>
        <w:ind w:left="0"/>
      </w:pPr>
    </w:p>
    <w:p w14:paraId="00000DCA" w14:textId="77777777" w:rsidR="00EC6469" w:rsidRDefault="001D5FD2">
      <w:r>
        <w:t>[bmm-063]</w:t>
      </w:r>
    </w:p>
    <w:p w14:paraId="00000DCB" w14:textId="77777777" w:rsidR="00EC6469" w:rsidRDefault="00EC6469">
      <w:pPr>
        <w:widowControl w:val="0"/>
        <w:pBdr>
          <w:top w:val="nil"/>
          <w:left w:val="nil"/>
          <w:bottom w:val="nil"/>
          <w:right w:val="nil"/>
          <w:between w:val="nil"/>
        </w:pBdr>
        <w:ind w:left="0"/>
      </w:pPr>
    </w:p>
    <w:p w14:paraId="00000DCC" w14:textId="77777777" w:rsidR="00EC6469" w:rsidRDefault="001D5FD2">
      <w:r>
        <w:t>If it weren't for this course, I don't think I'd be leading anything right now. I don't think I'd be standing here with this kind of confidence. But I have a community now. And that means everything."</w:t>
      </w:r>
    </w:p>
    <w:p w14:paraId="00000DCD" w14:textId="77777777" w:rsidR="00EC6469" w:rsidRDefault="00EC6469">
      <w:pPr>
        <w:widowControl w:val="0"/>
        <w:pBdr>
          <w:top w:val="nil"/>
          <w:left w:val="nil"/>
          <w:bottom w:val="nil"/>
          <w:right w:val="nil"/>
          <w:between w:val="nil"/>
        </w:pBdr>
        <w:ind w:left="0"/>
      </w:pPr>
    </w:p>
    <w:p w14:paraId="00000DCE" w14:textId="77777777" w:rsidR="00EC6469" w:rsidRDefault="001D5FD2">
      <w:r>
        <w:t>[bmm-064]</w:t>
      </w:r>
    </w:p>
    <w:p w14:paraId="00000DCF" w14:textId="77777777" w:rsidR="00EC6469" w:rsidRDefault="00EC6469">
      <w:pPr>
        <w:widowControl w:val="0"/>
        <w:pBdr>
          <w:top w:val="nil"/>
          <w:left w:val="nil"/>
          <w:bottom w:val="nil"/>
          <w:right w:val="nil"/>
          <w:between w:val="nil"/>
        </w:pBdr>
        <w:ind w:left="0"/>
      </w:pPr>
    </w:p>
    <w:p w14:paraId="00000DD0" w14:textId="77777777" w:rsidR="00EC6469" w:rsidRDefault="001D5FD2">
      <w:r>
        <w:t>The testimonials featured here were originally delivered verbally and have been lightly edited for grammar, clarity, and readability. No changes were made to the substance, meaning, or spirit of what each person shared. Their stories remain entirely their own.</w:t>
      </w:r>
    </w:p>
    <w:p w14:paraId="00000DD1" w14:textId="77777777" w:rsidR="00EC6469" w:rsidRDefault="00EC6469">
      <w:pPr>
        <w:widowControl w:val="0"/>
        <w:pBdr>
          <w:top w:val="nil"/>
          <w:left w:val="nil"/>
          <w:bottom w:val="nil"/>
          <w:right w:val="nil"/>
          <w:between w:val="nil"/>
        </w:pBdr>
        <w:ind w:left="0"/>
      </w:pPr>
    </w:p>
    <w:p w14:paraId="00000DD2" w14:textId="77777777" w:rsidR="00EC6469" w:rsidRDefault="001D5FD2">
      <w:pPr>
        <w:pStyle w:val="Heading3"/>
      </w:pPr>
      <w:bookmarkStart w:id="454" w:name="_uadi04bx1224" w:colFirst="0" w:colLast="0"/>
      <w:bookmarkEnd w:id="454"/>
      <w:r>
        <w:t>Modal — P4</w:t>
      </w:r>
    </w:p>
    <w:p w14:paraId="00000DD3" w14:textId="77777777" w:rsidR="00EC6469" w:rsidRDefault="001D5FD2">
      <w:r>
        <w:t>[bmm-065]</w:t>
      </w:r>
    </w:p>
    <w:p w14:paraId="00000DD4" w14:textId="77777777" w:rsidR="00EC6469" w:rsidRDefault="00EC6469">
      <w:pPr>
        <w:widowControl w:val="0"/>
        <w:pBdr>
          <w:top w:val="nil"/>
          <w:left w:val="nil"/>
          <w:bottom w:val="nil"/>
          <w:right w:val="nil"/>
          <w:between w:val="nil"/>
        </w:pBdr>
        <w:ind w:left="0"/>
      </w:pPr>
    </w:p>
    <w:p w14:paraId="00000DD5" w14:textId="77777777" w:rsidR="00EC6469" w:rsidRDefault="001D5FD2">
      <w:r>
        <w:t>✕</w:t>
      </w:r>
    </w:p>
    <w:p w14:paraId="00000DD6" w14:textId="77777777" w:rsidR="00EC6469" w:rsidRDefault="00EC6469">
      <w:pPr>
        <w:widowControl w:val="0"/>
        <w:pBdr>
          <w:top w:val="nil"/>
          <w:left w:val="nil"/>
          <w:bottom w:val="nil"/>
          <w:right w:val="nil"/>
          <w:between w:val="nil"/>
        </w:pBdr>
        <w:ind w:left="0"/>
      </w:pPr>
    </w:p>
    <w:p w14:paraId="00000DD7" w14:textId="77777777" w:rsidR="00EC6469" w:rsidRDefault="001D5FD2">
      <w:r>
        <w:t>[bmm-066]</w:t>
      </w:r>
    </w:p>
    <w:p w14:paraId="00000DD8" w14:textId="77777777" w:rsidR="00EC6469" w:rsidRDefault="00EC6469">
      <w:pPr>
        <w:widowControl w:val="0"/>
        <w:pBdr>
          <w:top w:val="nil"/>
          <w:left w:val="nil"/>
          <w:bottom w:val="nil"/>
          <w:right w:val="nil"/>
          <w:between w:val="nil"/>
        </w:pBdr>
        <w:ind w:left="0"/>
      </w:pPr>
    </w:p>
    <w:p w14:paraId="00000DD9" w14:textId="77777777" w:rsidR="00EC6469" w:rsidRDefault="001D5FD2">
      <w:r>
        <w:t>"I went through this course alongside Felipe, Charlotte, and Kelsey, and it was genuinely valuable — because it helps you understand what people are actually going through.</w:t>
      </w:r>
    </w:p>
    <w:p w14:paraId="00000DDA" w14:textId="77777777" w:rsidR="00EC6469" w:rsidRDefault="00EC6469">
      <w:pPr>
        <w:widowControl w:val="0"/>
        <w:pBdr>
          <w:top w:val="nil"/>
          <w:left w:val="nil"/>
          <w:bottom w:val="nil"/>
          <w:right w:val="nil"/>
          <w:between w:val="nil"/>
        </w:pBdr>
        <w:ind w:left="0"/>
      </w:pPr>
    </w:p>
    <w:p w14:paraId="00000DDB" w14:textId="77777777" w:rsidR="00EC6469" w:rsidRDefault="001D5FD2">
      <w:r>
        <w:t>[bmm-067]</w:t>
      </w:r>
    </w:p>
    <w:p w14:paraId="00000DDC" w14:textId="77777777" w:rsidR="00EC6469" w:rsidRDefault="00EC6469">
      <w:pPr>
        <w:widowControl w:val="0"/>
        <w:pBdr>
          <w:top w:val="nil"/>
          <w:left w:val="nil"/>
          <w:bottom w:val="nil"/>
          <w:right w:val="nil"/>
          <w:between w:val="nil"/>
        </w:pBdr>
        <w:ind w:left="0"/>
      </w:pPr>
    </w:p>
    <w:p w14:paraId="00000DDD" w14:textId="77777777" w:rsidR="00EC6469" w:rsidRDefault="001D5FD2">
      <w:r>
        <w:t>Here in Fairbanks, Alaska, one of the things we're consistently briefed on is how high the suicide rate is. And what this course helped me understand is that suicide isn't where you start — it's where you look if you want to understand it. You have to go all the way back to the beginning. The trauma, the triggers, the steps people go through before they ever reach that point.</w:t>
      </w:r>
    </w:p>
    <w:p w14:paraId="00000DDE" w14:textId="77777777" w:rsidR="00EC6469" w:rsidRDefault="00EC6469">
      <w:pPr>
        <w:widowControl w:val="0"/>
        <w:pBdr>
          <w:top w:val="nil"/>
          <w:left w:val="nil"/>
          <w:bottom w:val="nil"/>
          <w:right w:val="nil"/>
          <w:between w:val="nil"/>
        </w:pBdr>
        <w:ind w:left="0"/>
      </w:pPr>
    </w:p>
    <w:p w14:paraId="00000DDF" w14:textId="77777777" w:rsidR="00EC6469" w:rsidRDefault="001D5FD2">
      <w:r>
        <w:t>[bmm-068]</w:t>
      </w:r>
    </w:p>
    <w:p w14:paraId="00000DE0" w14:textId="77777777" w:rsidR="00EC6469" w:rsidRDefault="00EC6469">
      <w:pPr>
        <w:widowControl w:val="0"/>
        <w:pBdr>
          <w:top w:val="nil"/>
          <w:left w:val="nil"/>
          <w:bottom w:val="nil"/>
          <w:right w:val="nil"/>
          <w:between w:val="nil"/>
        </w:pBdr>
        <w:ind w:left="0"/>
      </w:pPr>
    </w:p>
    <w:p w14:paraId="00000DE1" w14:textId="77777777" w:rsidR="00EC6469" w:rsidRDefault="001D5FD2">
      <w:r>
        <w:t>I'll give you a real example. In 1-24 Infantry, we lost Staff Sergeant Arnold to suicide not long ago. People around him weren't able to identify the signs, and he took his own life. That's something we carry every single day. And just recently, there were one or two suicide attempts where someone did intervene — and because of that, those lives were saved.</w:t>
      </w:r>
    </w:p>
    <w:p w14:paraId="00000DE2" w14:textId="77777777" w:rsidR="00EC6469" w:rsidRDefault="00EC6469">
      <w:pPr>
        <w:widowControl w:val="0"/>
        <w:pBdr>
          <w:top w:val="nil"/>
          <w:left w:val="nil"/>
          <w:bottom w:val="nil"/>
          <w:right w:val="nil"/>
          <w:between w:val="nil"/>
        </w:pBdr>
        <w:ind w:left="0"/>
      </w:pPr>
    </w:p>
    <w:p w14:paraId="00000DE3" w14:textId="77777777" w:rsidR="00EC6469" w:rsidRDefault="001D5FD2">
      <w:r>
        <w:t>[bmm-069]</w:t>
      </w:r>
    </w:p>
    <w:p w14:paraId="00000DE4" w14:textId="77777777" w:rsidR="00EC6469" w:rsidRDefault="00EC6469">
      <w:pPr>
        <w:widowControl w:val="0"/>
        <w:pBdr>
          <w:top w:val="nil"/>
          <w:left w:val="nil"/>
          <w:bottom w:val="nil"/>
          <w:right w:val="nil"/>
          <w:between w:val="nil"/>
        </w:pBdr>
        <w:ind w:left="0"/>
      </w:pPr>
    </w:p>
    <w:p w14:paraId="00000DE5" w14:textId="77777777" w:rsidR="00EC6469" w:rsidRDefault="001D5FD2">
      <w:r>
        <w:t>That's exactly why this course matters to me. It teaches you how trauma works, how to identify it, how to sit with someone in it. And going through it yourself, being vulnerable in that space, opens you up in a way that makes people feel safe sharing with you. They don't feel like they're the only one. You're in it together.</w:t>
      </w:r>
    </w:p>
    <w:p w14:paraId="00000DE6" w14:textId="77777777" w:rsidR="00EC6469" w:rsidRDefault="00EC6469">
      <w:pPr>
        <w:widowControl w:val="0"/>
        <w:pBdr>
          <w:top w:val="nil"/>
          <w:left w:val="nil"/>
          <w:bottom w:val="nil"/>
          <w:right w:val="nil"/>
          <w:between w:val="nil"/>
        </w:pBdr>
        <w:ind w:left="0"/>
      </w:pPr>
    </w:p>
    <w:p w14:paraId="00000DE7" w14:textId="77777777" w:rsidR="00EC6469" w:rsidRDefault="001D5FD2">
      <w:r>
        <w:t>[bmm-070]</w:t>
      </w:r>
    </w:p>
    <w:p w14:paraId="00000DE8" w14:textId="77777777" w:rsidR="00EC6469" w:rsidRDefault="00EC6469">
      <w:pPr>
        <w:widowControl w:val="0"/>
        <w:pBdr>
          <w:top w:val="nil"/>
          <w:left w:val="nil"/>
          <w:bottom w:val="nil"/>
          <w:right w:val="nil"/>
          <w:between w:val="nil"/>
        </w:pBdr>
        <w:ind w:left="0"/>
      </w:pPr>
    </w:p>
    <w:p w14:paraId="00000DE9" w14:textId="77777777" w:rsidR="00EC6469" w:rsidRDefault="001D5FD2">
      <w:r>
        <w:t xml:space="preserve">For me, it felt like a missing piece — the bridge between recognizing someone is struggling and actually knowing how to help steer them </w:t>
      </w:r>
      <w:r>
        <w:lastRenderedPageBreak/>
        <w:t>away from a dark path. The connection between understanding trauma, walking with God, and preventing the worst from happening.</w:t>
      </w:r>
    </w:p>
    <w:p w14:paraId="00000DEA" w14:textId="77777777" w:rsidR="00EC6469" w:rsidRDefault="00EC6469">
      <w:pPr>
        <w:widowControl w:val="0"/>
        <w:pBdr>
          <w:top w:val="nil"/>
          <w:left w:val="nil"/>
          <w:bottom w:val="nil"/>
          <w:right w:val="nil"/>
          <w:between w:val="nil"/>
        </w:pBdr>
        <w:ind w:left="0"/>
      </w:pPr>
    </w:p>
    <w:p w14:paraId="00000DEB" w14:textId="77777777" w:rsidR="00EC6469" w:rsidRDefault="001D5FD2">
      <w:r>
        <w:t>[bmm-071]</w:t>
      </w:r>
    </w:p>
    <w:p w14:paraId="00000DEC" w14:textId="77777777" w:rsidR="00EC6469" w:rsidRDefault="00EC6469">
      <w:pPr>
        <w:widowControl w:val="0"/>
        <w:pBdr>
          <w:top w:val="nil"/>
          <w:left w:val="nil"/>
          <w:bottom w:val="nil"/>
          <w:right w:val="nil"/>
          <w:between w:val="nil"/>
        </w:pBdr>
        <w:ind w:left="0"/>
      </w:pPr>
    </w:p>
    <w:p w14:paraId="00000DED" w14:textId="77777777" w:rsidR="00EC6469" w:rsidRDefault="001D5FD2">
      <w:r>
        <w:t>I'd recommend this course to anyone. And if you ever want to talk more about it, come find me — I'm happy to speak with you in person. Because here's the thing: it doesn't take a counselor or a chaplain to make a difference in someone's life. God can call any one of us to be that person for someone. So don't count yourself out."</w:t>
      </w:r>
    </w:p>
    <w:p w14:paraId="00000DEE" w14:textId="77777777" w:rsidR="00EC6469" w:rsidRDefault="00EC6469">
      <w:pPr>
        <w:widowControl w:val="0"/>
        <w:pBdr>
          <w:top w:val="nil"/>
          <w:left w:val="nil"/>
          <w:bottom w:val="nil"/>
          <w:right w:val="nil"/>
          <w:between w:val="nil"/>
        </w:pBdr>
        <w:ind w:left="0"/>
      </w:pPr>
    </w:p>
    <w:p w14:paraId="00000DEF" w14:textId="77777777" w:rsidR="00EC6469" w:rsidRDefault="001D5FD2">
      <w:r>
        <w:t>[bmm-072]</w:t>
      </w:r>
    </w:p>
    <w:p w14:paraId="00000DF0" w14:textId="77777777" w:rsidR="00EC6469" w:rsidRDefault="00EC6469">
      <w:pPr>
        <w:widowControl w:val="0"/>
        <w:pBdr>
          <w:top w:val="nil"/>
          <w:left w:val="nil"/>
          <w:bottom w:val="nil"/>
          <w:right w:val="nil"/>
          <w:between w:val="nil"/>
        </w:pBdr>
        <w:ind w:left="0"/>
      </w:pPr>
    </w:p>
    <w:p w14:paraId="00000DF1" w14:textId="77777777" w:rsidR="00EC6469" w:rsidRDefault="001D5FD2">
      <w:r>
        <w:t>The testimonials featured here were originally delivered verbally and have been lightly edited for grammar, clarity, and readability. No changes were made to the substance, meaning, or spirit of what each person shared. Their stories remain entirely their own.</w:t>
      </w:r>
    </w:p>
    <w:p w14:paraId="00000DF2" w14:textId="77777777" w:rsidR="00EC6469" w:rsidRDefault="00EC6469"/>
    <w:sectPr w:rsidR="00EC6469">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Robert Heffle" w:date="2026-05-07T10:09:00Z" w:initials="RH">
    <w:p w14:paraId="52D4CF97" w14:textId="77777777" w:rsidR="007028A3" w:rsidRDefault="007028A3" w:rsidP="007028A3">
      <w:pPr>
        <w:pStyle w:val="CommentText"/>
        <w:ind w:left="0"/>
      </w:pPr>
      <w:r>
        <w:rPr>
          <w:rStyle w:val="CommentReference"/>
        </w:rPr>
        <w:annotationRef/>
      </w:r>
      <w:r>
        <w:t>In native ways sounds funny</w:t>
      </w:r>
    </w:p>
  </w:comment>
  <w:comment w:id="24" w:author="Robert Heffle" w:date="2026-05-07T10:11:00Z" w:initials="RH">
    <w:p w14:paraId="6FDBED1F" w14:textId="77777777" w:rsidR="007028A3" w:rsidRDefault="007028A3" w:rsidP="007028A3">
      <w:pPr>
        <w:pStyle w:val="CommentText"/>
        <w:ind w:left="0"/>
      </w:pPr>
      <w:r>
        <w:rPr>
          <w:rStyle w:val="CommentReference"/>
        </w:rPr>
        <w:annotationRef/>
      </w:r>
      <w:r>
        <w:t>No pressure no force, hm..  I struggle with “heaving lifting,” and things that aren’t clear. Heavy lifting of what?</w:t>
      </w:r>
    </w:p>
  </w:comment>
  <w:comment w:id="52" w:author="Robert Heffle" w:date="2026-05-07T10:15:00Z" w:initials="RH">
    <w:p w14:paraId="29DF7B4F" w14:textId="77777777" w:rsidR="007028A3" w:rsidRDefault="007028A3" w:rsidP="007028A3">
      <w:pPr>
        <w:pStyle w:val="CommentText"/>
        <w:ind w:left="0"/>
      </w:pPr>
      <w:r>
        <w:rPr>
          <w:rStyle w:val="CommentReference"/>
        </w:rPr>
        <w:annotationRef/>
      </w:r>
      <w:r>
        <w:t xml:space="preserve">Deeply freeing as compared to?  </w:t>
      </w:r>
    </w:p>
  </w:comment>
  <w:comment w:id="67" w:author="Robert Heffle" w:date="2026-05-07T10:16:00Z" w:initials="RH">
    <w:p w14:paraId="1092E9B9" w14:textId="77777777" w:rsidR="007028A3" w:rsidRDefault="007028A3" w:rsidP="007028A3">
      <w:pPr>
        <w:pStyle w:val="CommentText"/>
        <w:ind w:left="0"/>
      </w:pPr>
      <w:r>
        <w:rPr>
          <w:rStyle w:val="CommentReference"/>
        </w:rPr>
        <w:annotationRef/>
      </w:r>
      <w:r>
        <w:t xml:space="preserve">We don’t carry a question.    </w:t>
      </w:r>
    </w:p>
  </w:comment>
  <w:comment w:id="80" w:author="Robert Heffle" w:date="2026-05-07T10:17:00Z" w:initials="RH">
    <w:p w14:paraId="15C272F8" w14:textId="77777777" w:rsidR="007028A3" w:rsidRDefault="007028A3" w:rsidP="007028A3">
      <w:pPr>
        <w:pStyle w:val="CommentText"/>
        <w:ind w:left="0"/>
      </w:pPr>
      <w:r>
        <w:rPr>
          <w:rStyle w:val="CommentReference"/>
        </w:rPr>
        <w:annotationRef/>
      </w:r>
      <w:r>
        <w:t>Impactful instead of difficult?  Bringing our Pain to the Cross does not mean forgiveness  there is a section on that.</w:t>
      </w:r>
    </w:p>
  </w:comment>
  <w:comment w:id="118" w:author="Robert Heffle" w:date="2026-05-07T10:21:00Z" w:initials="RH">
    <w:p w14:paraId="7AE4B37E" w14:textId="77777777" w:rsidR="00AE0CF4" w:rsidRDefault="00AE0CF4" w:rsidP="00AE0CF4">
      <w:pPr>
        <w:pStyle w:val="CommentText"/>
        <w:ind w:left="0"/>
      </w:pPr>
      <w:r>
        <w:rPr>
          <w:rStyle w:val="CommentReference"/>
        </w:rPr>
        <w:annotationRef/>
      </w:r>
      <w:r>
        <w:t>We don’t reach every tribe</w:t>
      </w:r>
    </w:p>
  </w:comment>
  <w:comment w:id="140" w:author="Robert Heffle" w:date="2026-05-07T10:22:00Z" w:initials="RH">
    <w:p w14:paraId="640C8D28" w14:textId="77777777" w:rsidR="00AE0CF4" w:rsidRDefault="00AE0CF4" w:rsidP="00AE0CF4">
      <w:pPr>
        <w:pStyle w:val="CommentText"/>
        <w:ind w:left="0"/>
      </w:pPr>
      <w:r>
        <w:rPr>
          <w:rStyle w:val="CommentReference"/>
        </w:rPr>
        <w:annotationRef/>
      </w:r>
      <w:r>
        <w:t>Lets work on this together.</w:t>
      </w:r>
    </w:p>
  </w:comment>
  <w:comment w:id="183" w:author="Robert Heffle" w:date="2026-05-07T10:24:00Z" w:initials="RH">
    <w:p w14:paraId="4D269C1C" w14:textId="77777777" w:rsidR="00AE0CF4" w:rsidRDefault="00AE0CF4" w:rsidP="00AE0CF4">
      <w:pPr>
        <w:pStyle w:val="CommentText"/>
        <w:ind w:left="0"/>
      </w:pPr>
      <w:r>
        <w:rPr>
          <w:rStyle w:val="CommentReference"/>
        </w:rPr>
        <w:annotationRef/>
      </w:r>
      <w:r>
        <w:t>Sharing the Gospel in a way that respects   culture and...</w:t>
      </w:r>
    </w:p>
  </w:comment>
  <w:comment w:id="244" w:author="Robert Heffle" w:date="2026-05-07T10:25:00Z" w:initials="RH">
    <w:p w14:paraId="11DC7D59" w14:textId="77777777" w:rsidR="00AE0CF4" w:rsidRDefault="00AE0CF4" w:rsidP="00AE0CF4">
      <w:pPr>
        <w:pStyle w:val="CommentText"/>
        <w:ind w:left="0"/>
      </w:pPr>
      <w:r>
        <w:rPr>
          <w:rStyle w:val="CommentReference"/>
        </w:rPr>
        <w:annotationRef/>
      </w:r>
      <w:r>
        <w:t>We have non native facilitator lead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D4CF97" w15:done="0"/>
  <w15:commentEx w15:paraId="6FDBED1F" w15:done="0"/>
  <w15:commentEx w15:paraId="29DF7B4F" w15:done="0"/>
  <w15:commentEx w15:paraId="1092E9B9" w15:done="0"/>
  <w15:commentEx w15:paraId="15C272F8" w15:done="0"/>
  <w15:commentEx w15:paraId="7AE4B37E" w15:done="0"/>
  <w15:commentEx w15:paraId="640C8D28" w15:done="0"/>
  <w15:commentEx w15:paraId="4D269C1C" w15:done="0"/>
  <w15:commentEx w15:paraId="11DC7D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877BACE" w16cex:dateUtc="2026-05-07T18:09:00Z"/>
  <w16cex:commentExtensible w16cex:durableId="6736F5A4" w16cex:dateUtc="2026-05-07T18:11:00Z"/>
  <w16cex:commentExtensible w16cex:durableId="521CC4F9" w16cex:dateUtc="2026-05-07T18:15:00Z"/>
  <w16cex:commentExtensible w16cex:durableId="343B1D0E" w16cex:dateUtc="2026-05-07T18:16:00Z"/>
  <w16cex:commentExtensible w16cex:durableId="687FD4EC" w16cex:dateUtc="2026-05-07T18:17:00Z"/>
  <w16cex:commentExtensible w16cex:durableId="104AEE8C" w16cex:dateUtc="2026-05-07T18:21:00Z"/>
  <w16cex:commentExtensible w16cex:durableId="2EC3280C" w16cex:dateUtc="2026-05-07T18:22:00Z"/>
  <w16cex:commentExtensible w16cex:durableId="47BDB898" w16cex:dateUtc="2026-05-07T18:24:00Z"/>
  <w16cex:commentExtensible w16cex:durableId="15EF475F" w16cex:dateUtc="2026-05-07T1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D4CF97" w16cid:durableId="7877BACE"/>
  <w16cid:commentId w16cid:paraId="6FDBED1F" w16cid:durableId="6736F5A4"/>
  <w16cid:commentId w16cid:paraId="29DF7B4F" w16cid:durableId="521CC4F9"/>
  <w16cid:commentId w16cid:paraId="1092E9B9" w16cid:durableId="343B1D0E"/>
  <w16cid:commentId w16cid:paraId="15C272F8" w16cid:durableId="687FD4EC"/>
  <w16cid:commentId w16cid:paraId="7AE4B37E" w16cid:durableId="104AEE8C"/>
  <w16cid:commentId w16cid:paraId="640C8D28" w16cid:durableId="2EC3280C"/>
  <w16cid:commentId w16cid:paraId="4D269C1C" w16cid:durableId="47BDB898"/>
  <w16cid:commentId w16cid:paraId="11DC7D59" w16cid:durableId="15EF47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Libre Franklin Light">
    <w:charset w:val="00"/>
    <w:family w:val="auto"/>
    <w:pitch w:val="variable"/>
    <w:sig w:usb0="A00000FF" w:usb1="4000205B" w:usb2="00000000" w:usb3="00000000" w:csb0="00000193" w:csb1="00000000"/>
    <w:embedRegular r:id="rId1" w:fontKey="{8A1C9191-DEAB-4F63-AD7A-E3823776DF37}"/>
    <w:embedBold r:id="rId2" w:fontKey="{EC6ACBB6-E8BB-4ED3-9705-941A50C5568B}"/>
    <w:embedItalic r:id="rId3" w:fontKey="{3637A318-0C97-48E2-A7E7-84C4A6F65498}"/>
    <w:embedBoldItalic r:id="rId4" w:fontKey="{23458A91-9319-422C-9C5E-7A66742B592B}"/>
  </w:font>
  <w:font w:name="Libre Franklin">
    <w:charset w:val="00"/>
    <w:family w:val="auto"/>
    <w:pitch w:val="variable"/>
    <w:sig w:usb0="A00000FF" w:usb1="4000205B" w:usb2="00000000" w:usb3="00000000" w:csb0="00000193" w:csb1="00000000"/>
    <w:embedRegular r:id="rId5" w:fontKey="{FA77BFE4-D12B-4E3D-B236-A299EA338247}"/>
    <w:embedBold r:id="rId6" w:fontKey="{F46D786A-D8B4-41F8-B7E0-59A7E4C402B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DF97CBD3-903D-4139-B862-15E1ACD019BA}"/>
  </w:font>
  <w:font w:name="Roboto Mono">
    <w:charset w:val="00"/>
    <w:family w:val="modern"/>
    <w:pitch w:val="fixed"/>
    <w:sig w:usb0="E00002FF" w:usb1="1000205B" w:usb2="00000020" w:usb3="00000000" w:csb0="0000019F" w:csb1="00000000"/>
    <w:embedRegular r:id="rId8" w:fontKey="{F528E57D-5051-47DB-91E2-037EEF27DE46}"/>
  </w:font>
  <w:font w:name="Calibri">
    <w:panose1 w:val="020F0502020204030204"/>
    <w:charset w:val="00"/>
    <w:family w:val="swiss"/>
    <w:pitch w:val="variable"/>
    <w:sig w:usb0="E4002EFF" w:usb1="C200247B" w:usb2="00000009" w:usb3="00000000" w:csb0="000001FF" w:csb1="00000000"/>
    <w:embedRegular r:id="rId9" w:fontKey="{A3AD387F-E40B-4C82-B322-72287227C4E0}"/>
  </w:font>
  <w:font w:name="Cambria">
    <w:panose1 w:val="02040503050406030204"/>
    <w:charset w:val="00"/>
    <w:family w:val="roman"/>
    <w:pitch w:val="variable"/>
    <w:sig w:usb0="E00006FF" w:usb1="420024FF" w:usb2="02000000" w:usb3="00000000" w:csb0="0000019F" w:csb1="00000000"/>
    <w:embedRegular r:id="rId10" w:fontKey="{A3C6B8E6-90D5-40E1-83A5-2A3740EF03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5D36"/>
    <w:multiLevelType w:val="multilevel"/>
    <w:tmpl w:val="57FCC38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FE356D"/>
    <w:multiLevelType w:val="multilevel"/>
    <w:tmpl w:val="A35693B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28526A4"/>
    <w:multiLevelType w:val="multilevel"/>
    <w:tmpl w:val="33128E2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22412611">
    <w:abstractNumId w:val="0"/>
  </w:num>
  <w:num w:numId="2" w16cid:durableId="1146900723">
    <w:abstractNumId w:val="1"/>
  </w:num>
  <w:num w:numId="3" w16cid:durableId="804136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ylene Peterson-Nyren">
    <w15:presenceInfo w15:providerId="AD" w15:userId="S::jpnyren@lutheranindianministries.org::b426ed63-f88f-49ec-bf6a-40c02b64c7a1"/>
  </w15:person>
  <w15:person w15:author="Robert Heffle">
    <w15:presenceInfo w15:providerId="AD" w15:userId="S::rheffle@lutheranindianministries.org::21d33ea2-dfb0-4c2a-85c9-7abe5418cc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469"/>
    <w:rsid w:val="00003A35"/>
    <w:rsid w:val="00012718"/>
    <w:rsid w:val="00012F5C"/>
    <w:rsid w:val="000256C6"/>
    <w:rsid w:val="00040EF1"/>
    <w:rsid w:val="00044D25"/>
    <w:rsid w:val="00047AED"/>
    <w:rsid w:val="000749F5"/>
    <w:rsid w:val="000822E1"/>
    <w:rsid w:val="000B413B"/>
    <w:rsid w:val="000B6174"/>
    <w:rsid w:val="000D00D0"/>
    <w:rsid w:val="000D1264"/>
    <w:rsid w:val="000D600F"/>
    <w:rsid w:val="000F1149"/>
    <w:rsid w:val="00104C45"/>
    <w:rsid w:val="00106662"/>
    <w:rsid w:val="00117C42"/>
    <w:rsid w:val="001360DD"/>
    <w:rsid w:val="001442A5"/>
    <w:rsid w:val="00146F88"/>
    <w:rsid w:val="00152134"/>
    <w:rsid w:val="00152876"/>
    <w:rsid w:val="00155890"/>
    <w:rsid w:val="00157005"/>
    <w:rsid w:val="001752C1"/>
    <w:rsid w:val="0017750C"/>
    <w:rsid w:val="001C010D"/>
    <w:rsid w:val="001D15C3"/>
    <w:rsid w:val="001D5FD2"/>
    <w:rsid w:val="001E281F"/>
    <w:rsid w:val="002053A6"/>
    <w:rsid w:val="002147C7"/>
    <w:rsid w:val="00217DCA"/>
    <w:rsid w:val="0022604C"/>
    <w:rsid w:val="00242D7C"/>
    <w:rsid w:val="0024630C"/>
    <w:rsid w:val="002548DD"/>
    <w:rsid w:val="00275DC0"/>
    <w:rsid w:val="002874CD"/>
    <w:rsid w:val="002B376D"/>
    <w:rsid w:val="002B7534"/>
    <w:rsid w:val="002C5296"/>
    <w:rsid w:val="002E53E8"/>
    <w:rsid w:val="002E56BD"/>
    <w:rsid w:val="002F7BA5"/>
    <w:rsid w:val="003013F2"/>
    <w:rsid w:val="003118D7"/>
    <w:rsid w:val="00320258"/>
    <w:rsid w:val="00325DB7"/>
    <w:rsid w:val="003656AF"/>
    <w:rsid w:val="00371E1E"/>
    <w:rsid w:val="003A5D22"/>
    <w:rsid w:val="003D1DC2"/>
    <w:rsid w:val="00441773"/>
    <w:rsid w:val="00445B04"/>
    <w:rsid w:val="0047341B"/>
    <w:rsid w:val="00493BE9"/>
    <w:rsid w:val="004B495B"/>
    <w:rsid w:val="004C16C5"/>
    <w:rsid w:val="004D0904"/>
    <w:rsid w:val="00501BD9"/>
    <w:rsid w:val="00514DCA"/>
    <w:rsid w:val="0052162F"/>
    <w:rsid w:val="005268D6"/>
    <w:rsid w:val="005820C6"/>
    <w:rsid w:val="005A23E3"/>
    <w:rsid w:val="005A7E13"/>
    <w:rsid w:val="005D5352"/>
    <w:rsid w:val="00637C68"/>
    <w:rsid w:val="00640C66"/>
    <w:rsid w:val="00653205"/>
    <w:rsid w:val="0066659C"/>
    <w:rsid w:val="00672218"/>
    <w:rsid w:val="006730B5"/>
    <w:rsid w:val="00686A16"/>
    <w:rsid w:val="0068735A"/>
    <w:rsid w:val="00690F84"/>
    <w:rsid w:val="006B657A"/>
    <w:rsid w:val="006D74DE"/>
    <w:rsid w:val="006E6D7B"/>
    <w:rsid w:val="007028A3"/>
    <w:rsid w:val="0070433E"/>
    <w:rsid w:val="00716117"/>
    <w:rsid w:val="00717564"/>
    <w:rsid w:val="00742057"/>
    <w:rsid w:val="00782A86"/>
    <w:rsid w:val="00794A90"/>
    <w:rsid w:val="007C25D0"/>
    <w:rsid w:val="007F0CA2"/>
    <w:rsid w:val="007F7C9F"/>
    <w:rsid w:val="008144F5"/>
    <w:rsid w:val="00840E18"/>
    <w:rsid w:val="00843C72"/>
    <w:rsid w:val="008758B5"/>
    <w:rsid w:val="00884353"/>
    <w:rsid w:val="00895AC3"/>
    <w:rsid w:val="008A32FA"/>
    <w:rsid w:val="008C501D"/>
    <w:rsid w:val="008D13FF"/>
    <w:rsid w:val="008D2B95"/>
    <w:rsid w:val="008E04DC"/>
    <w:rsid w:val="008E1CF6"/>
    <w:rsid w:val="008E33B6"/>
    <w:rsid w:val="0090651D"/>
    <w:rsid w:val="0091355A"/>
    <w:rsid w:val="009252A9"/>
    <w:rsid w:val="009706E1"/>
    <w:rsid w:val="00974254"/>
    <w:rsid w:val="00974D8D"/>
    <w:rsid w:val="00990E07"/>
    <w:rsid w:val="009E5B1A"/>
    <w:rsid w:val="009E6245"/>
    <w:rsid w:val="009F002F"/>
    <w:rsid w:val="009F4DF4"/>
    <w:rsid w:val="00A00007"/>
    <w:rsid w:val="00A22263"/>
    <w:rsid w:val="00A32AB8"/>
    <w:rsid w:val="00A539A3"/>
    <w:rsid w:val="00A74D83"/>
    <w:rsid w:val="00A85B48"/>
    <w:rsid w:val="00A913E0"/>
    <w:rsid w:val="00AC4835"/>
    <w:rsid w:val="00AD5CFD"/>
    <w:rsid w:val="00AE0CF4"/>
    <w:rsid w:val="00AF569C"/>
    <w:rsid w:val="00B07D13"/>
    <w:rsid w:val="00B16526"/>
    <w:rsid w:val="00B24AE5"/>
    <w:rsid w:val="00B3360D"/>
    <w:rsid w:val="00B36A99"/>
    <w:rsid w:val="00B37204"/>
    <w:rsid w:val="00B45876"/>
    <w:rsid w:val="00B46D9D"/>
    <w:rsid w:val="00B54DB2"/>
    <w:rsid w:val="00B57902"/>
    <w:rsid w:val="00B76861"/>
    <w:rsid w:val="00B919C6"/>
    <w:rsid w:val="00B95A96"/>
    <w:rsid w:val="00BA750C"/>
    <w:rsid w:val="00BA7DD6"/>
    <w:rsid w:val="00BB5646"/>
    <w:rsid w:val="00BB790A"/>
    <w:rsid w:val="00BC21C1"/>
    <w:rsid w:val="00BE72CC"/>
    <w:rsid w:val="00BF47F4"/>
    <w:rsid w:val="00C1738A"/>
    <w:rsid w:val="00C2286A"/>
    <w:rsid w:val="00C23581"/>
    <w:rsid w:val="00C6252B"/>
    <w:rsid w:val="00CE58F2"/>
    <w:rsid w:val="00D03622"/>
    <w:rsid w:val="00D04E7A"/>
    <w:rsid w:val="00D37286"/>
    <w:rsid w:val="00D4675C"/>
    <w:rsid w:val="00D51BD3"/>
    <w:rsid w:val="00D60F4D"/>
    <w:rsid w:val="00D8655E"/>
    <w:rsid w:val="00DB037A"/>
    <w:rsid w:val="00DB2CEA"/>
    <w:rsid w:val="00DB4978"/>
    <w:rsid w:val="00DE748B"/>
    <w:rsid w:val="00E12639"/>
    <w:rsid w:val="00E1413F"/>
    <w:rsid w:val="00E349B2"/>
    <w:rsid w:val="00E35F13"/>
    <w:rsid w:val="00E64DC8"/>
    <w:rsid w:val="00E742C8"/>
    <w:rsid w:val="00E84F78"/>
    <w:rsid w:val="00E90B52"/>
    <w:rsid w:val="00EA6659"/>
    <w:rsid w:val="00EB53F5"/>
    <w:rsid w:val="00EB5EE8"/>
    <w:rsid w:val="00EC3574"/>
    <w:rsid w:val="00EC6469"/>
    <w:rsid w:val="00ED1595"/>
    <w:rsid w:val="00EE1003"/>
    <w:rsid w:val="00EF2626"/>
    <w:rsid w:val="00F13AD2"/>
    <w:rsid w:val="00F13E15"/>
    <w:rsid w:val="00F172C4"/>
    <w:rsid w:val="00F377D8"/>
    <w:rsid w:val="00F54889"/>
    <w:rsid w:val="00F67E02"/>
    <w:rsid w:val="00F71B83"/>
    <w:rsid w:val="00F74AC9"/>
    <w:rsid w:val="00F85405"/>
    <w:rsid w:val="00FA0931"/>
    <w:rsid w:val="00FC1DDC"/>
    <w:rsid w:val="00FE3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E5AE"/>
  <w15:docId w15:val="{0A1B22CC-AD84-4304-B6CB-A8FE0047A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re Franklin Light" w:eastAsia="Libre Franklin Light" w:hAnsi="Libre Franklin Light" w:cs="Libre Franklin Light"/>
        <w:sz w:val="26"/>
        <w:szCs w:val="26"/>
        <w:lang w:val="en-US"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ind w:left="0"/>
      <w:outlineLvl w:val="0"/>
    </w:pPr>
    <w:rPr>
      <w:b/>
      <w:bCs/>
      <w:sz w:val="36"/>
      <w:szCs w:val="36"/>
    </w:rPr>
  </w:style>
  <w:style w:type="paragraph" w:styleId="Heading2">
    <w:name w:val="heading 2"/>
    <w:basedOn w:val="Normal"/>
    <w:next w:val="Normal"/>
    <w:uiPriority w:val="9"/>
    <w:unhideWhenUsed/>
    <w:qFormat/>
    <w:pPr>
      <w:keepNext/>
      <w:keepLines/>
      <w:spacing w:after="80"/>
      <w:ind w:left="0"/>
      <w:outlineLvl w:val="1"/>
    </w:pPr>
    <w:rPr>
      <w:rFonts w:ascii="Libre Franklin" w:eastAsia="Libre Franklin" w:hAnsi="Libre Franklin" w:cs="Libre Franklin"/>
      <w:b/>
      <w:bCs/>
      <w:sz w:val="30"/>
      <w:szCs w:val="30"/>
    </w:rPr>
  </w:style>
  <w:style w:type="paragraph" w:styleId="Heading3">
    <w:name w:val="heading 3"/>
    <w:basedOn w:val="Normal"/>
    <w:next w:val="Normal"/>
    <w:uiPriority w:val="9"/>
    <w:unhideWhenUsed/>
    <w:qFormat/>
    <w:pPr>
      <w:keepNext/>
      <w:keepLines/>
      <w:spacing w:after="80"/>
      <w:outlineLvl w:val="2"/>
    </w:pPr>
    <w:rPr>
      <w:rFonts w:ascii="Libre Franklin" w:eastAsia="Libre Franklin" w:hAnsi="Libre Franklin" w:cs="Libre Franklin"/>
      <w:b/>
      <w:bCs/>
    </w:rPr>
  </w:style>
  <w:style w:type="paragraph" w:styleId="Heading4">
    <w:name w:val="heading 4"/>
    <w:basedOn w:val="Normal"/>
    <w:next w:val="Normal"/>
    <w:uiPriority w:val="9"/>
    <w:semiHidden/>
    <w:unhideWhenUsed/>
    <w:qFormat/>
    <w:pPr>
      <w:keepNext/>
      <w:keepLines/>
      <w:spacing w:before="240" w:after="40"/>
      <w:outlineLvl w:val="3"/>
    </w:pPr>
    <w:rPr>
      <w:i/>
      <w:iCs/>
      <w:color w:val="666666"/>
      <w:sz w:val="22"/>
      <w:szCs w:val="22"/>
    </w:rPr>
  </w:style>
  <w:style w:type="paragraph" w:styleId="Heading5">
    <w:name w:val="heading 5"/>
    <w:basedOn w:val="Normal"/>
    <w:next w:val="Normal"/>
    <w:uiPriority w:val="9"/>
    <w:semiHidden/>
    <w:unhideWhenUsed/>
    <w:qFormat/>
    <w:pPr>
      <w:keepNext/>
      <w:keepLines/>
      <w:spacing w:before="220" w:after="40"/>
      <w:outlineLvl w:val="4"/>
    </w:pPr>
    <w:rPr>
      <w:b/>
      <w:bCs/>
      <w:color w:val="666666"/>
      <w:sz w:val="20"/>
      <w:szCs w:val="20"/>
    </w:rPr>
  </w:style>
  <w:style w:type="paragraph" w:styleId="Heading6">
    <w:name w:val="heading 6"/>
    <w:basedOn w:val="Normal"/>
    <w:next w:val="Normal"/>
    <w:uiPriority w:val="9"/>
    <w:semiHidden/>
    <w:unhideWhenUsed/>
    <w:qFormat/>
    <w:pPr>
      <w:keepNext/>
      <w:keepLines/>
      <w:spacing w:before="200" w:after="40"/>
      <w:outlineLvl w:val="5"/>
    </w:pPr>
    <w:rPr>
      <w:i/>
      <w:iCs/>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CommentReference">
    <w:name w:val="annotation reference"/>
    <w:basedOn w:val="DefaultParagraphFont"/>
    <w:uiPriority w:val="99"/>
    <w:semiHidden/>
    <w:unhideWhenUsed/>
    <w:rsid w:val="007028A3"/>
    <w:rPr>
      <w:sz w:val="16"/>
      <w:szCs w:val="16"/>
    </w:rPr>
  </w:style>
  <w:style w:type="paragraph" w:styleId="CommentText">
    <w:name w:val="annotation text"/>
    <w:basedOn w:val="Normal"/>
    <w:link w:val="CommentTextChar"/>
    <w:uiPriority w:val="99"/>
    <w:unhideWhenUsed/>
    <w:rsid w:val="007028A3"/>
    <w:pPr>
      <w:spacing w:line="240" w:lineRule="auto"/>
    </w:pPr>
    <w:rPr>
      <w:sz w:val="20"/>
      <w:szCs w:val="20"/>
    </w:rPr>
  </w:style>
  <w:style w:type="character" w:customStyle="1" w:styleId="CommentTextChar">
    <w:name w:val="Comment Text Char"/>
    <w:basedOn w:val="DefaultParagraphFont"/>
    <w:link w:val="CommentText"/>
    <w:uiPriority w:val="99"/>
    <w:rsid w:val="007028A3"/>
    <w:rPr>
      <w:sz w:val="20"/>
      <w:szCs w:val="20"/>
    </w:rPr>
  </w:style>
  <w:style w:type="paragraph" w:styleId="CommentSubject">
    <w:name w:val="annotation subject"/>
    <w:basedOn w:val="CommentText"/>
    <w:next w:val="CommentText"/>
    <w:link w:val="CommentSubjectChar"/>
    <w:uiPriority w:val="99"/>
    <w:semiHidden/>
    <w:unhideWhenUsed/>
    <w:rsid w:val="007028A3"/>
    <w:rPr>
      <w:b/>
      <w:bCs/>
    </w:rPr>
  </w:style>
  <w:style w:type="character" w:customStyle="1" w:styleId="CommentSubjectChar">
    <w:name w:val="Comment Subject Char"/>
    <w:basedOn w:val="CommentTextChar"/>
    <w:link w:val="CommentSubject"/>
    <w:uiPriority w:val="99"/>
    <w:semiHidden/>
    <w:rsid w:val="007028A3"/>
    <w:rPr>
      <w:b/>
      <w:bCs/>
      <w:sz w:val="20"/>
      <w:szCs w:val="20"/>
    </w:rPr>
  </w:style>
  <w:style w:type="paragraph" w:styleId="Revision">
    <w:name w:val="Revision"/>
    <w:hidden/>
    <w:uiPriority w:val="99"/>
    <w:semiHidden/>
    <w:rsid w:val="007028A3"/>
    <w:pPr>
      <w:spacing w:line="240" w:lineRule="auto"/>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mailto:you@example.com"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mailto:you@examp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your@email.com"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mailto:you@example.com" TargetMode="External"/><Relationship Id="rId4" Type="http://schemas.openxmlformats.org/officeDocument/2006/relationships/webSettings" Target="webSettings.xml"/><Relationship Id="rId9" Type="http://schemas.openxmlformats.org/officeDocument/2006/relationships/hyperlink" Target="mailto:you@example.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Pages>123</Pages>
  <Words>12831</Words>
  <Characters>74549</Characters>
  <Application>Microsoft Office Word</Application>
  <DocSecurity>0</DocSecurity>
  <Lines>4385</Lines>
  <Paragraphs>3236</Paragraphs>
  <ScaleCrop>false</ScaleCrop>
  <Company/>
  <LinksUpToDate>false</LinksUpToDate>
  <CharactersWithSpaces>84144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Jaylene Peterson-Nyren</dc:creator>
  <cp:lastModifiedBy>Jaylene Peterson-Nyren</cp:lastModifiedBy>
  <cp:revision>137</cp:revision>
  <dcterms:created xsi:type="dcterms:W3CDTF">2026-05-07T21:30:00Z</dcterms:created>
  <dcterms:modified xsi:type="dcterms:W3CDTF">2026-05-08T05:06:00Z</dcterms:modified>
</cp:coreProperties>
</file>